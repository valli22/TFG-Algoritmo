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2" w:author="Alberto Herrán González" w:date="2018-03-31T13:17:00Z"/>
        </w:rPr>
      </w:pPr>
      <w:del w:id="3"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4" w:author="Alberto Herrán González" w:date="2018-03-31T13:15:00Z"/>
          <w:rFonts w:ascii="Arial" w:eastAsia="Arial" w:hAnsi="Arial" w:cs="Arial"/>
          <w:b/>
          <w:sz w:val="56"/>
        </w:rPr>
        <w:pPrChange w:id="5" w:author="Alberto Herrán González" w:date="2018-03-31T13:17:00Z">
          <w:pPr>
            <w:spacing w:after="130"/>
            <w:ind w:left="2442"/>
          </w:pPr>
        </w:pPrChange>
      </w:pPr>
      <w:moveFromRangeStart w:id="6" w:author="Alberto Herrán González" w:date="2018-03-31T13:15:00Z" w:name="move510265475"/>
      <w:moveFrom w:id="7"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8"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6"/>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9"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10">
          <w:tblGrid>
            <w:gridCol w:w="4530"/>
            <w:gridCol w:w="4530"/>
          </w:tblGrid>
        </w:tblGridChange>
      </w:tblGrid>
      <w:tr w:rsidR="00100523" w:rsidTr="00100523">
        <w:trPr>
          <w:ins w:id="11" w:author="Alberto Herrán González" w:date="2018-03-31T13:15:00Z"/>
        </w:trPr>
        <w:tc>
          <w:tcPr>
            <w:tcW w:w="3261" w:type="dxa"/>
            <w:tcBorders>
              <w:top w:val="nil"/>
              <w:left w:val="nil"/>
              <w:bottom w:val="nil"/>
              <w:right w:val="nil"/>
            </w:tcBorders>
            <w:tcPrChange w:id="12" w:author="Alberto Herrán González" w:date="2018-03-31T13:19:00Z">
              <w:tcPr>
                <w:tcW w:w="4530" w:type="dxa"/>
              </w:tcPr>
            </w:tcPrChange>
          </w:tcPr>
          <w:p w:rsidR="00100523" w:rsidRDefault="00100523">
            <w:pPr>
              <w:spacing w:after="274"/>
              <w:jc w:val="right"/>
              <w:rPr>
                <w:ins w:id="13" w:author="Alberto Herrán González" w:date="2018-03-31T13:15:00Z"/>
              </w:rPr>
              <w:pPrChange w:id="14" w:author="Alberto Herrán González" w:date="2018-03-31T13:16:00Z">
                <w:pPr>
                  <w:spacing w:after="274"/>
                  <w:jc w:val="center"/>
                </w:pPr>
              </w:pPrChange>
            </w:pPr>
            <w:ins w:id="15"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6" w:author="Alberto Herrán González" w:date="2018-03-31T13:19:00Z">
              <w:tcPr>
                <w:tcW w:w="4530" w:type="dxa"/>
              </w:tcPr>
            </w:tcPrChange>
          </w:tcPr>
          <w:p w:rsidR="00100523" w:rsidRPr="00100523" w:rsidRDefault="00100523">
            <w:pPr>
              <w:spacing w:after="130"/>
              <w:rPr>
                <w:ins w:id="17" w:author="Alberto Herrán González" w:date="2018-03-31T13:16:00Z"/>
                <w:rFonts w:ascii="Arial" w:eastAsia="Arial" w:hAnsi="Arial" w:cs="Arial"/>
                <w:b/>
                <w:sz w:val="36"/>
                <w:szCs w:val="36"/>
                <w:rPrChange w:id="18" w:author="Alberto Herrán González" w:date="2018-03-31T13:20:00Z">
                  <w:rPr>
                    <w:ins w:id="19" w:author="Alberto Herrán González" w:date="2018-03-31T13:16:00Z"/>
                    <w:rFonts w:ascii="Arial" w:eastAsia="Arial" w:hAnsi="Arial" w:cs="Arial"/>
                    <w:b/>
                    <w:sz w:val="56"/>
                  </w:rPr>
                </w:rPrChange>
              </w:rPr>
              <w:pPrChange w:id="20" w:author="Alberto Herrán González" w:date="2018-03-31T13:15:00Z">
                <w:pPr>
                  <w:spacing w:after="130"/>
                  <w:ind w:left="2442"/>
                </w:pPr>
              </w:pPrChange>
            </w:pPr>
          </w:p>
          <w:p w:rsidR="00100523" w:rsidRPr="00100523" w:rsidRDefault="00100523">
            <w:pPr>
              <w:spacing w:after="130"/>
              <w:rPr>
                <w:moveTo w:id="21" w:author="Alberto Herrán González" w:date="2018-03-31T13:15:00Z"/>
                <w:rFonts w:ascii="Arial" w:eastAsia="Arial" w:hAnsi="Arial" w:cs="Arial"/>
                <w:b/>
                <w:sz w:val="52"/>
                <w:szCs w:val="52"/>
                <w:rPrChange w:id="22" w:author="Alberto Herrán González" w:date="2018-03-31T13:19:00Z">
                  <w:rPr>
                    <w:moveTo w:id="23" w:author="Alberto Herrán González" w:date="2018-03-31T13:15:00Z"/>
                    <w:rFonts w:ascii="Arial" w:eastAsia="Arial" w:hAnsi="Arial" w:cs="Arial"/>
                    <w:b/>
                    <w:sz w:val="56"/>
                  </w:rPr>
                </w:rPrChange>
              </w:rPr>
              <w:pPrChange w:id="24" w:author="Alberto Herrán González" w:date="2018-03-31T13:15:00Z">
                <w:pPr>
                  <w:spacing w:after="130"/>
                  <w:ind w:left="2442"/>
                </w:pPr>
              </w:pPrChange>
            </w:pPr>
            <w:moveToRangeStart w:id="25" w:author="Alberto Herrán González" w:date="2018-03-31T13:15:00Z" w:name="move510265475"/>
            <w:moveTo w:id="26" w:author="Alberto Herrán González" w:date="2018-03-31T13:15: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U</w:t>
              </w:r>
            </w:moveTo>
            <w:ins w:id="28" w:author="Alberto Herrán González" w:date="2018-03-31T13:19:00Z">
              <w:r w:rsidRPr="00100523">
                <w:rPr>
                  <w:rFonts w:ascii="Arial" w:eastAsia="Arial" w:hAnsi="Arial" w:cs="Arial"/>
                  <w:b/>
                  <w:sz w:val="52"/>
                  <w:szCs w:val="52"/>
                  <w:rPrChange w:id="29" w:author="Alberto Herrán González" w:date="2018-03-31T13:19:00Z">
                    <w:rPr>
                      <w:rFonts w:ascii="Arial" w:eastAsia="Arial" w:hAnsi="Arial" w:cs="Arial"/>
                      <w:b/>
                      <w:sz w:val="56"/>
                    </w:rPr>
                  </w:rPrChange>
                </w:rPr>
                <w:t>niversidad</w:t>
              </w:r>
            </w:ins>
            <w:moveTo w:id="30" w:author="Alberto Herrán González" w:date="2018-03-31T13:15:00Z">
              <w:del w:id="31" w:author="Alberto Herrán González" w:date="2018-03-31T13:19:00Z">
                <w:r w:rsidRPr="00100523" w:rsidDel="00100523">
                  <w:rPr>
                    <w:rFonts w:ascii="Arial" w:eastAsia="Arial" w:hAnsi="Arial" w:cs="Arial"/>
                    <w:b/>
                    <w:sz w:val="52"/>
                    <w:szCs w:val="52"/>
                    <w:rPrChange w:id="32"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3"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4" w:author="Alberto Herrán González" w:date="2018-03-31T13:15:00Z"/>
              </w:rPr>
              <w:pPrChange w:id="35" w:author="Alberto Herrán González" w:date="2018-03-31T13:19:00Z">
                <w:pPr>
                  <w:spacing w:after="274"/>
                  <w:jc w:val="center"/>
                </w:pPr>
              </w:pPrChange>
            </w:pPr>
            <w:moveTo w:id="36" w:author="Alberto Herrán González" w:date="2018-03-31T13:15:00Z">
              <w:del w:id="37" w:author="Alberto Herrán González" w:date="2018-03-31T13:19:00Z">
                <w:r w:rsidRPr="00100523" w:rsidDel="00100523">
                  <w:rPr>
                    <w:rFonts w:ascii="Arial" w:eastAsia="Arial" w:hAnsi="Arial" w:cs="Arial"/>
                    <w:b/>
                    <w:sz w:val="52"/>
                    <w:szCs w:val="52"/>
                    <w:vertAlign w:val="superscript"/>
                    <w:rPrChange w:id="38"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9" w:author="Alberto Herrán González" w:date="2018-03-31T13:19:00Z">
                    <w:rPr>
                      <w:rFonts w:ascii="Arial" w:eastAsia="Arial" w:hAnsi="Arial" w:cs="Arial"/>
                      <w:b/>
                      <w:sz w:val="56"/>
                    </w:rPr>
                  </w:rPrChange>
                </w:rPr>
                <w:t>R</w:t>
              </w:r>
            </w:moveTo>
            <w:ins w:id="40" w:author="Alberto Herrán González" w:date="2018-03-31T13:19:00Z">
              <w:r w:rsidRPr="00100523">
                <w:rPr>
                  <w:rFonts w:ascii="Arial" w:eastAsia="Arial" w:hAnsi="Arial" w:cs="Arial"/>
                  <w:b/>
                  <w:sz w:val="52"/>
                  <w:szCs w:val="52"/>
                  <w:rPrChange w:id="41" w:author="Alberto Herrán González" w:date="2018-03-31T13:19:00Z">
                    <w:rPr>
                      <w:rFonts w:ascii="Arial" w:eastAsia="Arial" w:hAnsi="Arial" w:cs="Arial"/>
                      <w:b/>
                      <w:sz w:val="56"/>
                    </w:rPr>
                  </w:rPrChange>
                </w:rPr>
                <w:t>ey</w:t>
              </w:r>
            </w:ins>
            <w:moveTo w:id="42" w:author="Alberto Herrán González" w:date="2018-03-31T13:15:00Z">
              <w:del w:id="43" w:author="Alberto Herrán González" w:date="2018-03-31T13:19:00Z">
                <w:r w:rsidRPr="00100523" w:rsidDel="00100523">
                  <w:rPr>
                    <w:rFonts w:ascii="Arial" w:eastAsia="Arial" w:hAnsi="Arial" w:cs="Arial"/>
                    <w:b/>
                    <w:sz w:val="52"/>
                    <w:szCs w:val="52"/>
                    <w:rPrChange w:id="44"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5" w:author="Alberto Herrán González" w:date="2018-03-31T13:19:00Z">
                    <w:rPr>
                      <w:rFonts w:ascii="Arial" w:eastAsia="Arial" w:hAnsi="Arial" w:cs="Arial"/>
                      <w:b/>
                      <w:sz w:val="56"/>
                    </w:rPr>
                  </w:rPrChange>
                </w:rPr>
                <w:t xml:space="preserve"> J</w:t>
              </w:r>
            </w:moveTo>
            <w:ins w:id="46" w:author="Alberto Herrán González" w:date="2018-03-31T13:19:00Z">
              <w:r w:rsidRPr="00100523">
                <w:rPr>
                  <w:rFonts w:ascii="Arial" w:eastAsia="Arial" w:hAnsi="Arial" w:cs="Arial"/>
                  <w:b/>
                  <w:sz w:val="52"/>
                  <w:szCs w:val="52"/>
                  <w:rPrChange w:id="47" w:author="Alberto Herrán González" w:date="2018-03-31T13:19:00Z">
                    <w:rPr>
                      <w:rFonts w:ascii="Arial" w:eastAsia="Arial" w:hAnsi="Arial" w:cs="Arial"/>
                      <w:b/>
                      <w:sz w:val="56"/>
                    </w:rPr>
                  </w:rPrChange>
                </w:rPr>
                <w:t>uan</w:t>
              </w:r>
            </w:ins>
            <w:moveTo w:id="48" w:author="Alberto Herrán González" w:date="2018-03-31T13:15:00Z">
              <w:del w:id="49" w:author="Alberto Herrán González" w:date="2018-03-31T13:19:00Z">
                <w:r w:rsidRPr="00100523" w:rsidDel="00100523">
                  <w:rPr>
                    <w:rFonts w:ascii="Arial" w:eastAsia="Arial" w:hAnsi="Arial" w:cs="Arial"/>
                    <w:b/>
                    <w:sz w:val="52"/>
                    <w:szCs w:val="52"/>
                    <w:rPrChange w:id="50"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51" w:author="Alberto Herrán González" w:date="2018-03-31T13:19:00Z">
                    <w:rPr>
                      <w:rFonts w:ascii="Arial" w:eastAsia="Arial" w:hAnsi="Arial" w:cs="Arial"/>
                      <w:b/>
                      <w:sz w:val="56"/>
                    </w:rPr>
                  </w:rPrChange>
                </w:rPr>
                <w:t xml:space="preserve"> C</w:t>
              </w:r>
            </w:moveTo>
            <w:ins w:id="52" w:author="Alberto Herrán González" w:date="2018-03-31T13:19:00Z">
              <w:r w:rsidRPr="00100523">
                <w:rPr>
                  <w:rFonts w:ascii="Arial" w:eastAsia="Arial" w:hAnsi="Arial" w:cs="Arial"/>
                  <w:b/>
                  <w:sz w:val="52"/>
                  <w:szCs w:val="52"/>
                  <w:rPrChange w:id="53" w:author="Alberto Herrán González" w:date="2018-03-31T13:19:00Z">
                    <w:rPr>
                      <w:rFonts w:ascii="Arial" w:eastAsia="Arial" w:hAnsi="Arial" w:cs="Arial"/>
                      <w:b/>
                      <w:sz w:val="56"/>
                    </w:rPr>
                  </w:rPrChange>
                </w:rPr>
                <w:t>arlos</w:t>
              </w:r>
            </w:ins>
            <w:moveTo w:id="54" w:author="Alberto Herrán González" w:date="2018-03-31T13:15:00Z">
              <w:del w:id="55" w:author="Alberto Herrán González" w:date="2018-03-31T13:19:00Z">
                <w:r w:rsidDel="00100523">
                  <w:rPr>
                    <w:rFonts w:ascii="Arial" w:eastAsia="Arial" w:hAnsi="Arial" w:cs="Arial"/>
                    <w:b/>
                    <w:sz w:val="56"/>
                  </w:rPr>
                  <w:delText>ARLOS</w:delText>
                </w:r>
              </w:del>
            </w:moveTo>
            <w:moveToRangeEnd w:id="25"/>
          </w:p>
        </w:tc>
      </w:tr>
    </w:tbl>
    <w:p w:rsidR="00100523" w:rsidRDefault="00100523">
      <w:pPr>
        <w:spacing w:after="274"/>
        <w:jc w:val="center"/>
        <w:pPrChange w:id="56"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7"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8"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9"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60" w:author="Alberto Herrán González" w:date="2018-03-31T13:07:00Z"/>
        </w:rPr>
        <w:pPrChange w:id="61"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2"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3" w:author="Alberto Herrán González" w:date="2018-03-31T13:07:00Z">
          <w:pPr>
            <w:pStyle w:val="Ttulo2"/>
            <w:spacing w:before="0"/>
            <w:ind w:left="1"/>
            <w:jc w:val="center"/>
          </w:pPr>
        </w:pPrChange>
      </w:pPr>
      <w:bookmarkStart w:id="64" w:name="_Toc489893532"/>
      <w:del w:id="65"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4"/>
      <w:ins w:id="66" w:author="Alberto Herrán González" w:date="2018-03-31T13:06:00Z">
        <w:del w:id="67" w:author="David Vacas Miguel" w:date="2018-04-14T15:20:00Z">
          <w:r w:rsidR="009F1D2F" w:rsidRPr="009F1D2F" w:rsidDel="0013623D">
            <w:rPr>
              <w:rFonts w:ascii="Arial" w:eastAsia="Arial" w:hAnsi="Arial" w:cs="Arial"/>
              <w:b/>
              <w:color w:val="000000"/>
              <w:sz w:val="36"/>
              <w:szCs w:val="22"/>
              <w:lang w:eastAsia="es-ES"/>
              <w:rPrChange w:id="68" w:author="Alberto Herrán González" w:date="2018-03-31T13:06:00Z">
                <w:rPr>
                  <w:rFonts w:ascii="Arial" w:hAnsi="Arial" w:cs="Arial"/>
                  <w:sz w:val="20"/>
                  <w:szCs w:val="20"/>
                </w:rPr>
              </w:rPrChange>
            </w:rPr>
            <w:delText xml:space="preserve">DESARROLLO DE UNA APLICACIÓN PARA LA SIMULACIÓN DE UN ROBOT </w:delText>
          </w:r>
        </w:del>
      </w:ins>
      <w:ins w:id="69" w:author="Alberto Herrán González" w:date="2018-03-31T13:07:00Z">
        <w:del w:id="70"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71" w:author="David Vacas Miguel" w:date="2018-04-14T15:20:00Z">
        <w:r w:rsidR="0013623D">
          <w:rPr>
            <w:rFonts w:ascii="Arial" w:eastAsia="Arial" w:hAnsi="Arial" w:cs="Arial"/>
            <w:b/>
            <w:color w:val="000000"/>
            <w:sz w:val="36"/>
            <w:szCs w:val="22"/>
            <w:lang w:eastAsia="es-ES"/>
          </w:rPr>
          <w:t>CONFIGURACIÓN O</w:t>
        </w:r>
      </w:ins>
      <w:ins w:id="72"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3"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4" w:author="Alberto Herrán González" w:date="2018-03-31T13:07:00Z"/>
        </w:rPr>
        <w:pPrChange w:id="75"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6"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David Vacas Miguel</w:t>
      </w:r>
      <w:bookmarkEnd w:id="77"/>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9"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80" w:author="Alberto Herrán González" w:date="2018-03-31T13:20:00Z">
            <w:rPr>
              <w:rFonts w:ascii="Arial" w:eastAsia="Arial" w:hAnsi="Arial" w:cs="Arial"/>
              <w:b/>
              <w:color w:val="000000"/>
              <w:sz w:val="28"/>
              <w:szCs w:val="22"/>
              <w:lang w:eastAsia="es-ES"/>
            </w:rPr>
          </w:rPrChange>
        </w:rPr>
        <w:t>Alberto Herrán González</w:t>
      </w:r>
      <w:bookmarkEnd w:id="79"/>
      <w:r w:rsidR="00AB6870" w:rsidRPr="00100523">
        <w:rPr>
          <w:rFonts w:ascii="Arial" w:eastAsia="Arial" w:hAnsi="Arial" w:cs="Arial"/>
          <w:color w:val="000000"/>
          <w:sz w:val="28"/>
          <w:szCs w:val="22"/>
          <w:lang w:eastAsia="es-ES"/>
          <w:rPrChange w:id="81"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2"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2"/>
        </w:p>
        <w:p w:rsidR="00283207" w:rsidRPr="00283207" w:rsidRDefault="00283207" w:rsidP="00283207">
          <w:pPr>
            <w:rPr>
              <w:lang w:eastAsia="es-ES"/>
            </w:rPr>
          </w:pPr>
        </w:p>
        <w:p w:rsidR="00F52AD2" w:rsidRDefault="00E412F2">
          <w:pPr>
            <w:pStyle w:val="TDC1"/>
            <w:tabs>
              <w:tab w:val="right" w:leader="dot" w:pos="9060"/>
            </w:tabs>
            <w:rPr>
              <w:ins w:id="83"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4"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ins>
          <w:r w:rsidR="00F52AD2">
            <w:rPr>
              <w:noProof/>
              <w:webHidden/>
            </w:rPr>
          </w:r>
          <w:r w:rsidR="00F52AD2">
            <w:rPr>
              <w:noProof/>
              <w:webHidden/>
            </w:rPr>
            <w:fldChar w:fldCharType="separate"/>
          </w:r>
          <w:ins w:id="85"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6" w:author="David Vacas Miguel" w:date="2018-04-30T13:28:00Z"/>
              <w:rFonts w:asciiTheme="minorHAnsi" w:eastAsiaTheme="minorEastAsia" w:hAnsiTheme="minorHAnsi"/>
              <w:b w:val="0"/>
              <w:bCs w:val="0"/>
              <w:caps w:val="0"/>
              <w:noProof/>
              <w:sz w:val="22"/>
              <w:szCs w:val="22"/>
              <w:lang w:eastAsia="es-ES"/>
            </w:rPr>
          </w:pPr>
          <w:ins w:id="8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ins>
          <w:r>
            <w:rPr>
              <w:noProof/>
              <w:webHidden/>
            </w:rPr>
          </w:r>
          <w:r>
            <w:rPr>
              <w:noProof/>
              <w:webHidden/>
            </w:rPr>
            <w:fldChar w:fldCharType="separate"/>
          </w:r>
          <w:ins w:id="88"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9" w:author="David Vacas Miguel" w:date="2018-04-30T13:28:00Z"/>
              <w:rFonts w:asciiTheme="minorHAnsi" w:eastAsiaTheme="minorEastAsia" w:hAnsiTheme="minorHAnsi"/>
              <w:b w:val="0"/>
              <w:bCs w:val="0"/>
              <w:caps w:val="0"/>
              <w:noProof/>
              <w:sz w:val="22"/>
              <w:szCs w:val="22"/>
              <w:lang w:eastAsia="es-ES"/>
            </w:rPr>
          </w:pPr>
          <w:ins w:id="9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ins>
          <w:r>
            <w:rPr>
              <w:noProof/>
              <w:webHidden/>
            </w:rPr>
          </w:r>
          <w:r>
            <w:rPr>
              <w:noProof/>
              <w:webHidden/>
            </w:rPr>
            <w:fldChar w:fldCharType="separate"/>
          </w:r>
          <w:ins w:id="91"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2" w:author="David Vacas Miguel" w:date="2018-04-30T13:28:00Z"/>
              <w:rFonts w:asciiTheme="minorHAnsi" w:eastAsiaTheme="minorEastAsia" w:hAnsiTheme="minorHAnsi"/>
              <w:b w:val="0"/>
              <w:bCs w:val="0"/>
              <w:caps w:val="0"/>
              <w:noProof/>
              <w:sz w:val="22"/>
              <w:szCs w:val="22"/>
              <w:lang w:eastAsia="es-ES"/>
            </w:rPr>
          </w:pPr>
          <w:ins w:id="9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ins>
          <w:r>
            <w:rPr>
              <w:noProof/>
              <w:webHidden/>
            </w:rPr>
          </w:r>
          <w:r>
            <w:rPr>
              <w:noProof/>
              <w:webHidden/>
            </w:rPr>
            <w:fldChar w:fldCharType="separate"/>
          </w:r>
          <w:ins w:id="94"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5" w:author="David Vacas Miguel" w:date="2018-04-30T13:28:00Z"/>
              <w:rFonts w:eastAsiaTheme="minorEastAsia"/>
              <w:smallCaps w:val="0"/>
              <w:noProof/>
              <w:sz w:val="22"/>
              <w:szCs w:val="22"/>
              <w:lang w:eastAsia="es-ES"/>
            </w:rPr>
          </w:pPr>
          <w:ins w:id="9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ins>
          <w:r>
            <w:rPr>
              <w:noProof/>
              <w:webHidden/>
            </w:rPr>
          </w:r>
          <w:r>
            <w:rPr>
              <w:noProof/>
              <w:webHidden/>
            </w:rPr>
            <w:fldChar w:fldCharType="separate"/>
          </w:r>
          <w:ins w:id="97"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8" w:author="David Vacas Miguel" w:date="2018-04-30T13:28:00Z"/>
              <w:rFonts w:eastAsiaTheme="minorEastAsia"/>
              <w:smallCaps w:val="0"/>
              <w:noProof/>
              <w:sz w:val="22"/>
              <w:szCs w:val="22"/>
              <w:lang w:eastAsia="es-ES"/>
            </w:rPr>
          </w:pPr>
          <w:ins w:id="9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ins>
          <w:r>
            <w:rPr>
              <w:noProof/>
              <w:webHidden/>
            </w:rPr>
          </w:r>
          <w:r>
            <w:rPr>
              <w:noProof/>
              <w:webHidden/>
            </w:rPr>
            <w:fldChar w:fldCharType="separate"/>
          </w:r>
          <w:ins w:id="100"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1" w:author="David Vacas Miguel" w:date="2018-04-30T13:28:00Z"/>
              <w:rFonts w:eastAsiaTheme="minorEastAsia"/>
              <w:smallCaps w:val="0"/>
              <w:noProof/>
              <w:sz w:val="22"/>
              <w:szCs w:val="22"/>
              <w:lang w:eastAsia="es-ES"/>
            </w:rPr>
          </w:pPr>
          <w:ins w:id="10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ins>
          <w:r>
            <w:rPr>
              <w:noProof/>
              <w:webHidden/>
            </w:rPr>
          </w:r>
          <w:r>
            <w:rPr>
              <w:noProof/>
              <w:webHidden/>
            </w:rPr>
            <w:fldChar w:fldCharType="separate"/>
          </w:r>
          <w:ins w:id="103"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4" w:author="David Vacas Miguel" w:date="2018-04-30T13:28:00Z"/>
              <w:rFonts w:eastAsiaTheme="minorEastAsia"/>
              <w:smallCaps w:val="0"/>
              <w:noProof/>
              <w:sz w:val="22"/>
              <w:szCs w:val="22"/>
              <w:lang w:eastAsia="es-ES"/>
            </w:rPr>
          </w:pPr>
          <w:ins w:id="10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ins>
          <w:r>
            <w:rPr>
              <w:noProof/>
              <w:webHidden/>
            </w:rPr>
          </w:r>
          <w:r>
            <w:rPr>
              <w:noProof/>
              <w:webHidden/>
            </w:rPr>
            <w:fldChar w:fldCharType="separate"/>
          </w:r>
          <w:ins w:id="106"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7" w:author="David Vacas Miguel" w:date="2018-04-30T13:28:00Z"/>
              <w:rFonts w:asciiTheme="minorHAnsi" w:eastAsiaTheme="minorEastAsia" w:hAnsiTheme="minorHAnsi"/>
              <w:b w:val="0"/>
              <w:bCs w:val="0"/>
              <w:caps w:val="0"/>
              <w:noProof/>
              <w:sz w:val="22"/>
              <w:szCs w:val="22"/>
              <w:lang w:eastAsia="es-ES"/>
            </w:rPr>
          </w:pPr>
          <w:ins w:id="10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ins>
          <w:r>
            <w:rPr>
              <w:noProof/>
              <w:webHidden/>
            </w:rPr>
          </w:r>
          <w:r>
            <w:rPr>
              <w:noProof/>
              <w:webHidden/>
            </w:rPr>
            <w:fldChar w:fldCharType="separate"/>
          </w:r>
          <w:ins w:id="109"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0" w:author="David Vacas Miguel" w:date="2018-04-30T13:28:00Z"/>
              <w:rFonts w:eastAsiaTheme="minorEastAsia"/>
              <w:smallCaps w:val="0"/>
              <w:noProof/>
              <w:sz w:val="22"/>
              <w:szCs w:val="22"/>
              <w:lang w:eastAsia="es-ES"/>
            </w:rPr>
          </w:pPr>
          <w:ins w:id="11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ins>
          <w:r>
            <w:rPr>
              <w:noProof/>
              <w:webHidden/>
            </w:rPr>
          </w:r>
          <w:r>
            <w:rPr>
              <w:noProof/>
              <w:webHidden/>
            </w:rPr>
            <w:fldChar w:fldCharType="separate"/>
          </w:r>
          <w:ins w:id="112"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3" w:author="David Vacas Miguel" w:date="2018-04-30T13:28:00Z"/>
              <w:rFonts w:eastAsiaTheme="minorEastAsia"/>
              <w:smallCaps w:val="0"/>
              <w:noProof/>
              <w:sz w:val="22"/>
              <w:szCs w:val="22"/>
              <w:lang w:eastAsia="es-ES"/>
            </w:rPr>
          </w:pPr>
          <w:ins w:id="11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ins>
          <w:r>
            <w:rPr>
              <w:noProof/>
              <w:webHidden/>
            </w:rPr>
          </w:r>
          <w:r>
            <w:rPr>
              <w:noProof/>
              <w:webHidden/>
            </w:rPr>
            <w:fldChar w:fldCharType="separate"/>
          </w:r>
          <w:ins w:id="115"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6" w:author="David Vacas Miguel" w:date="2018-04-30T13:28:00Z"/>
              <w:rFonts w:eastAsiaTheme="minorEastAsia"/>
              <w:smallCaps w:val="0"/>
              <w:noProof/>
              <w:sz w:val="22"/>
              <w:szCs w:val="22"/>
              <w:lang w:eastAsia="es-ES"/>
            </w:rPr>
          </w:pPr>
          <w:ins w:id="11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ins>
          <w:r>
            <w:rPr>
              <w:noProof/>
              <w:webHidden/>
            </w:rPr>
          </w:r>
          <w:r>
            <w:rPr>
              <w:noProof/>
              <w:webHidden/>
            </w:rPr>
            <w:fldChar w:fldCharType="separate"/>
          </w:r>
          <w:ins w:id="118"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9" w:author="David Vacas Miguel" w:date="2018-04-30T13:28:00Z"/>
              <w:rFonts w:asciiTheme="minorHAnsi" w:eastAsiaTheme="minorEastAsia" w:hAnsiTheme="minorHAnsi"/>
              <w:b w:val="0"/>
              <w:bCs w:val="0"/>
              <w:caps w:val="0"/>
              <w:noProof/>
              <w:sz w:val="22"/>
              <w:szCs w:val="22"/>
              <w:lang w:eastAsia="es-ES"/>
            </w:rPr>
          </w:pPr>
          <w:ins w:id="12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ins>
          <w:r>
            <w:rPr>
              <w:noProof/>
              <w:webHidden/>
            </w:rPr>
          </w:r>
          <w:r>
            <w:rPr>
              <w:noProof/>
              <w:webHidden/>
            </w:rPr>
            <w:fldChar w:fldCharType="separate"/>
          </w:r>
          <w:ins w:id="121"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2" w:author="David Vacas Miguel" w:date="2018-04-30T13:28:00Z"/>
              <w:rFonts w:eastAsiaTheme="minorEastAsia"/>
              <w:smallCaps w:val="0"/>
              <w:noProof/>
              <w:sz w:val="22"/>
              <w:szCs w:val="22"/>
              <w:lang w:eastAsia="es-ES"/>
            </w:rPr>
          </w:pPr>
          <w:ins w:id="12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ins>
          <w:r>
            <w:rPr>
              <w:noProof/>
              <w:webHidden/>
            </w:rPr>
          </w:r>
          <w:r>
            <w:rPr>
              <w:noProof/>
              <w:webHidden/>
            </w:rPr>
            <w:fldChar w:fldCharType="separate"/>
          </w:r>
          <w:ins w:id="124"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5" w:author="David Vacas Miguel" w:date="2018-04-30T13:28:00Z"/>
              <w:rFonts w:eastAsiaTheme="minorEastAsia"/>
              <w:smallCaps w:val="0"/>
              <w:noProof/>
              <w:sz w:val="22"/>
              <w:szCs w:val="22"/>
              <w:lang w:eastAsia="es-ES"/>
            </w:rPr>
          </w:pPr>
          <w:ins w:id="12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ins>
          <w:r>
            <w:rPr>
              <w:noProof/>
              <w:webHidden/>
            </w:rPr>
          </w:r>
          <w:r>
            <w:rPr>
              <w:noProof/>
              <w:webHidden/>
            </w:rPr>
            <w:fldChar w:fldCharType="separate"/>
          </w:r>
          <w:ins w:id="127"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8" w:author="David Vacas Miguel" w:date="2018-04-30T13:28:00Z"/>
              <w:rFonts w:eastAsiaTheme="minorEastAsia"/>
              <w:smallCaps w:val="0"/>
              <w:noProof/>
              <w:sz w:val="22"/>
              <w:szCs w:val="22"/>
              <w:lang w:eastAsia="es-ES"/>
            </w:rPr>
          </w:pPr>
          <w:ins w:id="12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ins>
          <w:r>
            <w:rPr>
              <w:noProof/>
              <w:webHidden/>
            </w:rPr>
          </w:r>
          <w:r>
            <w:rPr>
              <w:noProof/>
              <w:webHidden/>
            </w:rPr>
            <w:fldChar w:fldCharType="separate"/>
          </w:r>
          <w:ins w:id="130"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1" w:author="David Vacas Miguel" w:date="2018-04-30T13:28:00Z"/>
              <w:rFonts w:eastAsiaTheme="minorEastAsia"/>
              <w:smallCaps w:val="0"/>
              <w:noProof/>
              <w:sz w:val="22"/>
              <w:szCs w:val="22"/>
              <w:lang w:eastAsia="es-ES"/>
            </w:rPr>
          </w:pPr>
          <w:ins w:id="13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ins>
          <w:r>
            <w:rPr>
              <w:noProof/>
              <w:webHidden/>
            </w:rPr>
          </w:r>
          <w:r>
            <w:rPr>
              <w:noProof/>
              <w:webHidden/>
            </w:rPr>
            <w:fldChar w:fldCharType="separate"/>
          </w:r>
          <w:ins w:id="133"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4" w:author="David Vacas Miguel" w:date="2018-04-30T13:28:00Z"/>
              <w:rFonts w:asciiTheme="minorHAnsi" w:eastAsiaTheme="minorEastAsia" w:hAnsiTheme="minorHAnsi"/>
              <w:b w:val="0"/>
              <w:bCs w:val="0"/>
              <w:caps w:val="0"/>
              <w:noProof/>
              <w:sz w:val="22"/>
              <w:szCs w:val="22"/>
              <w:lang w:eastAsia="es-ES"/>
            </w:rPr>
          </w:pPr>
          <w:ins w:id="13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ins>
          <w:r>
            <w:rPr>
              <w:noProof/>
              <w:webHidden/>
            </w:rPr>
          </w:r>
          <w:r>
            <w:rPr>
              <w:noProof/>
              <w:webHidden/>
            </w:rPr>
            <w:fldChar w:fldCharType="separate"/>
          </w:r>
          <w:ins w:id="136"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7" w:author="David Vacas Miguel" w:date="2018-04-30T13:28:00Z"/>
              <w:rFonts w:eastAsiaTheme="minorEastAsia"/>
              <w:smallCaps w:val="0"/>
              <w:noProof/>
              <w:sz w:val="22"/>
              <w:szCs w:val="22"/>
              <w:lang w:eastAsia="es-ES"/>
            </w:rPr>
          </w:pPr>
          <w:ins w:id="13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ins>
          <w:r>
            <w:rPr>
              <w:noProof/>
              <w:webHidden/>
            </w:rPr>
          </w:r>
          <w:r>
            <w:rPr>
              <w:noProof/>
              <w:webHidden/>
            </w:rPr>
            <w:fldChar w:fldCharType="separate"/>
          </w:r>
          <w:ins w:id="139"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0" w:author="David Vacas Miguel" w:date="2018-04-30T13:28:00Z"/>
              <w:rFonts w:eastAsiaTheme="minorEastAsia"/>
              <w:smallCaps w:val="0"/>
              <w:noProof/>
              <w:sz w:val="22"/>
              <w:szCs w:val="22"/>
              <w:lang w:eastAsia="es-ES"/>
            </w:rPr>
          </w:pPr>
          <w:ins w:id="14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ins>
          <w:r>
            <w:rPr>
              <w:noProof/>
              <w:webHidden/>
            </w:rPr>
          </w:r>
          <w:r>
            <w:rPr>
              <w:noProof/>
              <w:webHidden/>
            </w:rPr>
            <w:fldChar w:fldCharType="separate"/>
          </w:r>
          <w:ins w:id="142"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3" w:author="David Vacas Miguel" w:date="2018-04-30T13:28:00Z"/>
              <w:rFonts w:eastAsiaTheme="minorEastAsia"/>
              <w:smallCaps w:val="0"/>
              <w:noProof/>
              <w:sz w:val="22"/>
              <w:szCs w:val="22"/>
              <w:lang w:eastAsia="es-ES"/>
            </w:rPr>
          </w:pPr>
          <w:ins w:id="14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Estructuras de datos</w:t>
            </w:r>
            <w:r>
              <w:rPr>
                <w:noProof/>
                <w:webHidden/>
              </w:rPr>
              <w:tab/>
            </w:r>
            <w:r>
              <w:rPr>
                <w:noProof/>
                <w:webHidden/>
              </w:rPr>
              <w:fldChar w:fldCharType="begin"/>
            </w:r>
            <w:r>
              <w:rPr>
                <w:noProof/>
                <w:webHidden/>
              </w:rPr>
              <w:instrText xml:space="preserve"> PAGEREF _Toc512858257 \h </w:instrText>
            </w:r>
          </w:ins>
          <w:r>
            <w:rPr>
              <w:noProof/>
              <w:webHidden/>
            </w:rPr>
          </w:r>
          <w:r>
            <w:rPr>
              <w:noProof/>
              <w:webHidden/>
            </w:rPr>
            <w:fldChar w:fldCharType="separate"/>
          </w:r>
          <w:ins w:id="145"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6" w:author="David Vacas Miguel" w:date="2018-04-30T13:28:00Z"/>
              <w:rFonts w:asciiTheme="minorHAnsi" w:eastAsiaTheme="minorEastAsia" w:hAnsiTheme="minorHAnsi"/>
              <w:b w:val="0"/>
              <w:bCs w:val="0"/>
              <w:caps w:val="0"/>
              <w:noProof/>
              <w:sz w:val="22"/>
              <w:szCs w:val="22"/>
              <w:lang w:eastAsia="es-ES"/>
            </w:rPr>
          </w:pPr>
          <w:ins w:id="14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ins>
          <w:r>
            <w:rPr>
              <w:noProof/>
              <w:webHidden/>
            </w:rPr>
          </w:r>
          <w:r>
            <w:rPr>
              <w:noProof/>
              <w:webHidden/>
            </w:rPr>
            <w:fldChar w:fldCharType="separate"/>
          </w:r>
          <w:ins w:id="14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9" w:author="David Vacas Miguel" w:date="2018-04-30T13:28:00Z"/>
              <w:rFonts w:eastAsiaTheme="minorEastAsia"/>
              <w:smallCaps w:val="0"/>
              <w:noProof/>
              <w:sz w:val="22"/>
              <w:szCs w:val="22"/>
              <w:lang w:eastAsia="es-ES"/>
            </w:rPr>
          </w:pPr>
          <w:ins w:id="15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ins>
          <w:r>
            <w:rPr>
              <w:noProof/>
              <w:webHidden/>
            </w:rPr>
          </w:r>
          <w:r>
            <w:rPr>
              <w:noProof/>
              <w:webHidden/>
            </w:rPr>
            <w:fldChar w:fldCharType="separate"/>
          </w:r>
          <w:ins w:id="151"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2" w:author="David Vacas Miguel" w:date="2018-04-30T13:28:00Z"/>
              <w:rFonts w:eastAsiaTheme="minorEastAsia"/>
              <w:smallCaps w:val="0"/>
              <w:noProof/>
              <w:sz w:val="22"/>
              <w:szCs w:val="22"/>
              <w:lang w:eastAsia="es-ES"/>
            </w:rPr>
          </w:pPr>
          <w:ins w:id="15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ins>
          <w:r>
            <w:rPr>
              <w:noProof/>
              <w:webHidden/>
            </w:rPr>
          </w:r>
          <w:r>
            <w:rPr>
              <w:noProof/>
              <w:webHidden/>
            </w:rPr>
            <w:fldChar w:fldCharType="separate"/>
          </w:r>
          <w:ins w:id="154"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5" w:author="David Vacas Miguel" w:date="2018-04-30T13:28:00Z"/>
              <w:rFonts w:eastAsiaTheme="minorEastAsia"/>
              <w:smallCaps w:val="0"/>
              <w:noProof/>
              <w:sz w:val="22"/>
              <w:szCs w:val="22"/>
              <w:lang w:eastAsia="es-ES"/>
            </w:rPr>
          </w:pPr>
          <w:ins w:id="15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ins>
          <w:r>
            <w:rPr>
              <w:noProof/>
              <w:webHidden/>
            </w:rPr>
          </w:r>
          <w:r>
            <w:rPr>
              <w:noProof/>
              <w:webHidden/>
            </w:rPr>
            <w:fldChar w:fldCharType="separate"/>
          </w:r>
          <w:ins w:id="157"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8" w:author="David Vacas Miguel" w:date="2018-04-30T13:28:00Z"/>
              <w:rFonts w:eastAsiaTheme="minorEastAsia"/>
              <w:smallCaps w:val="0"/>
              <w:noProof/>
              <w:sz w:val="22"/>
              <w:szCs w:val="22"/>
              <w:lang w:eastAsia="es-ES"/>
            </w:rPr>
          </w:pPr>
          <w:ins w:id="15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ins>
          <w:r>
            <w:rPr>
              <w:noProof/>
              <w:webHidden/>
            </w:rPr>
          </w:r>
          <w:r>
            <w:rPr>
              <w:noProof/>
              <w:webHidden/>
            </w:rPr>
            <w:fldChar w:fldCharType="separate"/>
          </w:r>
          <w:ins w:id="160"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61" w:author="David Vacas Miguel" w:date="2018-04-30T13:28:00Z"/>
              <w:rFonts w:asciiTheme="minorHAnsi" w:eastAsiaTheme="minorEastAsia" w:hAnsiTheme="minorHAnsi"/>
              <w:b w:val="0"/>
              <w:bCs w:val="0"/>
              <w:caps w:val="0"/>
              <w:noProof/>
              <w:sz w:val="22"/>
              <w:szCs w:val="22"/>
              <w:lang w:eastAsia="es-ES"/>
            </w:rPr>
          </w:pPr>
          <w:ins w:id="16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ins>
          <w:r>
            <w:rPr>
              <w:noProof/>
              <w:webHidden/>
            </w:rPr>
          </w:r>
          <w:r>
            <w:rPr>
              <w:noProof/>
              <w:webHidden/>
            </w:rPr>
            <w:fldChar w:fldCharType="separate"/>
          </w:r>
          <w:ins w:id="163"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4" w:author="David Vacas Miguel" w:date="2018-04-14T15:37:00Z"/>
              <w:rFonts w:asciiTheme="minorHAnsi" w:eastAsiaTheme="minorEastAsia" w:hAnsiTheme="minorHAnsi"/>
              <w:b w:val="0"/>
              <w:bCs w:val="0"/>
              <w:caps w:val="0"/>
              <w:noProof/>
              <w:sz w:val="22"/>
              <w:szCs w:val="22"/>
              <w:lang w:eastAsia="es-ES"/>
            </w:rPr>
          </w:pPr>
          <w:del w:id="165" w:author="David Vacas Miguel" w:date="2018-04-14T15:37:00Z">
            <w:r w:rsidRPr="00023205" w:rsidDel="00023205">
              <w:rPr>
                <w:rPrChange w:id="166" w:author="David Vacas Miguel" w:date="2018-04-14T15:37:00Z">
                  <w:rPr>
                    <w:rStyle w:val="Hipervnculo"/>
                    <w:b w:val="0"/>
                    <w:bCs w:val="0"/>
                    <w:caps w:val="0"/>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7" w:author="David Vacas Miguel" w:date="2018-04-14T15:37:00Z"/>
              <w:rFonts w:asciiTheme="minorHAnsi" w:eastAsiaTheme="minorEastAsia" w:hAnsiTheme="minorHAnsi"/>
              <w:b w:val="0"/>
              <w:bCs w:val="0"/>
              <w:caps w:val="0"/>
              <w:noProof/>
              <w:sz w:val="22"/>
              <w:szCs w:val="22"/>
              <w:lang w:eastAsia="es-ES"/>
            </w:rPr>
          </w:pPr>
          <w:del w:id="168" w:author="David Vacas Miguel" w:date="2018-04-14T15:37:00Z">
            <w:r w:rsidRPr="00023205" w:rsidDel="00023205">
              <w:rPr>
                <w:rPrChange w:id="169" w:author="David Vacas Miguel" w:date="2018-04-14T15:37:00Z">
                  <w:rPr>
                    <w:rStyle w:val="Hipervnculo"/>
                    <w:b w:val="0"/>
                    <w:bCs w:val="0"/>
                    <w:caps w:val="0"/>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70" w:author="David Vacas Miguel" w:date="2018-04-14T15:37:00Z"/>
              <w:rFonts w:asciiTheme="minorHAnsi" w:eastAsiaTheme="minorEastAsia" w:hAnsiTheme="minorHAnsi"/>
              <w:b w:val="0"/>
              <w:bCs w:val="0"/>
              <w:caps w:val="0"/>
              <w:noProof/>
              <w:sz w:val="22"/>
              <w:szCs w:val="22"/>
              <w:lang w:eastAsia="es-ES"/>
            </w:rPr>
          </w:pPr>
          <w:del w:id="171" w:author="David Vacas Miguel" w:date="2018-04-14T15:37:00Z">
            <w:r w:rsidRPr="00023205" w:rsidDel="00023205">
              <w:rPr>
                <w:rPrChange w:id="172" w:author="David Vacas Miguel" w:date="2018-04-14T15:37:00Z">
                  <w:rPr>
                    <w:rStyle w:val="Hipervnculo"/>
                    <w:b w:val="0"/>
                    <w:bCs w:val="0"/>
                    <w:caps w:val="0"/>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3" w:author="David Vacas Miguel" w:date="2018-04-14T15:37:00Z"/>
              <w:rFonts w:asciiTheme="minorHAnsi" w:eastAsiaTheme="minorEastAsia" w:hAnsiTheme="minorHAnsi"/>
              <w:b w:val="0"/>
              <w:bCs w:val="0"/>
              <w:caps w:val="0"/>
              <w:noProof/>
              <w:sz w:val="22"/>
              <w:szCs w:val="22"/>
              <w:lang w:eastAsia="es-ES"/>
            </w:rPr>
          </w:pPr>
          <w:del w:id="174" w:author="David Vacas Miguel" w:date="2018-04-14T15:37:00Z">
            <w:r w:rsidRPr="00023205" w:rsidDel="00023205">
              <w:rPr>
                <w:rPrChange w:id="175" w:author="David Vacas Miguel" w:date="2018-04-14T15:37:00Z">
                  <w:rPr>
                    <w:rStyle w:val="Hipervnculo"/>
                    <w:b w:val="0"/>
                    <w:bCs w:val="0"/>
                    <w:caps w:val="0"/>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6" w:author="David Vacas Miguel" w:date="2018-04-14T15:37:00Z"/>
              <w:rFonts w:eastAsiaTheme="minorEastAsia"/>
              <w:smallCaps w:val="0"/>
              <w:noProof/>
              <w:sz w:val="22"/>
              <w:szCs w:val="22"/>
              <w:lang w:eastAsia="es-ES"/>
            </w:rPr>
          </w:pPr>
          <w:del w:id="177" w:author="David Vacas Miguel" w:date="2018-04-14T15:37:00Z">
            <w:r w:rsidRPr="00023205" w:rsidDel="00023205">
              <w:rPr>
                <w:rPrChange w:id="178"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79" w:author="David Vacas Miguel" w:date="2018-04-14T15:37:00Z">
                  <w:rPr>
                    <w:rStyle w:val="Hipervnculo"/>
                    <w:smallCaps w:val="0"/>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80" w:author="David Vacas Miguel" w:date="2018-04-14T15:37:00Z"/>
              <w:rFonts w:eastAsiaTheme="minorEastAsia"/>
              <w:smallCaps w:val="0"/>
              <w:noProof/>
              <w:sz w:val="22"/>
              <w:szCs w:val="22"/>
              <w:lang w:eastAsia="es-ES"/>
            </w:rPr>
          </w:pPr>
          <w:del w:id="181" w:author="David Vacas Miguel" w:date="2018-04-14T15:37:00Z">
            <w:r w:rsidRPr="00023205" w:rsidDel="00023205">
              <w:rPr>
                <w:rPrChange w:id="182"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183" w:author="David Vacas Miguel" w:date="2018-04-14T15:37:00Z">
                  <w:rPr>
                    <w:rStyle w:val="Hipervnculo"/>
                    <w:smallCaps w:val="0"/>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4" w:author="David Vacas Miguel" w:date="2018-04-14T15:37:00Z"/>
              <w:rFonts w:eastAsiaTheme="minorEastAsia"/>
              <w:smallCaps w:val="0"/>
              <w:noProof/>
              <w:sz w:val="22"/>
              <w:szCs w:val="22"/>
              <w:lang w:eastAsia="es-ES"/>
            </w:rPr>
          </w:pPr>
          <w:del w:id="185" w:author="David Vacas Miguel" w:date="2018-04-14T15:37:00Z">
            <w:r w:rsidRPr="00023205" w:rsidDel="00023205">
              <w:rPr>
                <w:rPrChange w:id="186"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187" w:author="David Vacas Miguel" w:date="2018-04-14T15:37:00Z">
                  <w:rPr>
                    <w:rStyle w:val="Hipervnculo"/>
                    <w:smallCaps w:val="0"/>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8" w:author="David Vacas Miguel" w:date="2018-04-14T15:37:00Z"/>
              <w:rFonts w:eastAsiaTheme="minorEastAsia"/>
              <w:smallCaps w:val="0"/>
              <w:noProof/>
              <w:sz w:val="22"/>
              <w:szCs w:val="22"/>
              <w:lang w:eastAsia="es-ES"/>
            </w:rPr>
          </w:pPr>
          <w:del w:id="189" w:author="David Vacas Miguel" w:date="2018-04-14T15:37:00Z">
            <w:r w:rsidRPr="00023205" w:rsidDel="00023205">
              <w:rPr>
                <w:rPrChange w:id="190"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191" w:author="David Vacas Miguel" w:date="2018-04-14T15:37:00Z">
                  <w:rPr>
                    <w:rStyle w:val="Hipervnculo"/>
                    <w:smallCaps w:val="0"/>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2" w:author="David Vacas Miguel" w:date="2018-04-14T15:37:00Z"/>
              <w:rFonts w:asciiTheme="minorHAnsi" w:eastAsiaTheme="minorEastAsia" w:hAnsiTheme="minorHAnsi"/>
              <w:b w:val="0"/>
              <w:bCs w:val="0"/>
              <w:caps w:val="0"/>
              <w:noProof/>
              <w:sz w:val="22"/>
              <w:szCs w:val="22"/>
              <w:lang w:eastAsia="es-ES"/>
            </w:rPr>
          </w:pPr>
          <w:del w:id="193" w:author="David Vacas Miguel" w:date="2018-04-14T15:37:00Z">
            <w:r w:rsidRPr="00023205" w:rsidDel="00023205">
              <w:rPr>
                <w:rPrChange w:id="194" w:author="David Vacas Miguel" w:date="2018-04-14T15:37:00Z">
                  <w:rPr>
                    <w:rStyle w:val="Hipervnculo"/>
                    <w:b w:val="0"/>
                    <w:bCs w:val="0"/>
                    <w:caps w:val="0"/>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5" w:author="David Vacas Miguel" w:date="2018-04-14T15:37:00Z"/>
              <w:rFonts w:eastAsiaTheme="minorEastAsia"/>
              <w:smallCaps w:val="0"/>
              <w:noProof/>
              <w:sz w:val="22"/>
              <w:szCs w:val="22"/>
              <w:lang w:eastAsia="es-ES"/>
            </w:rPr>
          </w:pPr>
          <w:del w:id="196" w:author="David Vacas Miguel" w:date="2018-04-14T15:37:00Z">
            <w:r w:rsidRPr="00023205" w:rsidDel="00023205">
              <w:rPr>
                <w:rPrChange w:id="197"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198" w:author="David Vacas Miguel" w:date="2018-04-14T15:37:00Z">
                  <w:rPr>
                    <w:rStyle w:val="Hipervnculo"/>
                    <w:smallCaps w:val="0"/>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9" w:author="David Vacas Miguel" w:date="2018-04-14T15:37:00Z"/>
              <w:rFonts w:eastAsiaTheme="minorEastAsia"/>
              <w:smallCaps w:val="0"/>
              <w:noProof/>
              <w:sz w:val="22"/>
              <w:szCs w:val="22"/>
              <w:lang w:eastAsia="es-ES"/>
            </w:rPr>
          </w:pPr>
          <w:del w:id="200" w:author="David Vacas Miguel" w:date="2018-04-14T15:37:00Z">
            <w:r w:rsidRPr="00023205" w:rsidDel="00023205">
              <w:rPr>
                <w:rPrChange w:id="201"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02" w:author="David Vacas Miguel" w:date="2018-04-14T15:37:00Z">
                  <w:rPr>
                    <w:rStyle w:val="Hipervnculo"/>
                    <w:smallCaps w:val="0"/>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3" w:author="David Vacas Miguel" w:date="2018-04-14T15:37:00Z"/>
              <w:rFonts w:eastAsiaTheme="minorEastAsia"/>
              <w:smallCaps w:val="0"/>
              <w:noProof/>
              <w:sz w:val="22"/>
              <w:szCs w:val="22"/>
              <w:lang w:eastAsia="es-ES"/>
            </w:rPr>
          </w:pPr>
          <w:del w:id="204" w:author="David Vacas Miguel" w:date="2018-04-14T15:37:00Z">
            <w:r w:rsidRPr="00023205" w:rsidDel="00023205">
              <w:rPr>
                <w:rPrChange w:id="205"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06" w:author="David Vacas Miguel" w:date="2018-04-14T15:37:00Z">
                  <w:rPr>
                    <w:rStyle w:val="Hipervnculo"/>
                    <w:smallCaps w:val="0"/>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7" w:author="David Vacas Miguel" w:date="2018-04-14T15:37:00Z"/>
              <w:rFonts w:eastAsiaTheme="minorEastAsia"/>
              <w:smallCaps w:val="0"/>
              <w:noProof/>
              <w:sz w:val="22"/>
              <w:szCs w:val="22"/>
              <w:lang w:eastAsia="es-ES"/>
            </w:rPr>
          </w:pPr>
          <w:del w:id="208" w:author="David Vacas Miguel" w:date="2018-04-14T15:37:00Z">
            <w:r w:rsidRPr="00023205" w:rsidDel="00023205">
              <w:rPr>
                <w:rPrChange w:id="209"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10" w:author="David Vacas Miguel" w:date="2018-04-14T15:37:00Z">
                  <w:rPr>
                    <w:rStyle w:val="Hipervnculo"/>
                    <w:smallCaps w:val="0"/>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11" w:author="David Vacas Miguel" w:date="2018-04-14T15:37:00Z"/>
              <w:rFonts w:asciiTheme="minorHAnsi" w:eastAsiaTheme="minorEastAsia" w:hAnsiTheme="minorHAnsi"/>
              <w:b w:val="0"/>
              <w:bCs w:val="0"/>
              <w:caps w:val="0"/>
              <w:noProof/>
              <w:sz w:val="22"/>
              <w:szCs w:val="22"/>
              <w:lang w:eastAsia="es-ES"/>
            </w:rPr>
          </w:pPr>
          <w:del w:id="212" w:author="David Vacas Miguel" w:date="2018-04-14T15:37:00Z">
            <w:r w:rsidRPr="00023205" w:rsidDel="00023205">
              <w:rPr>
                <w:rPrChange w:id="213" w:author="David Vacas Miguel" w:date="2018-04-14T15:37:00Z">
                  <w:rPr>
                    <w:rStyle w:val="Hipervnculo"/>
                    <w:b w:val="0"/>
                    <w:bCs w:val="0"/>
                    <w:caps w:val="0"/>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4" w:author="David Vacas Miguel" w:date="2018-04-14T15:37:00Z"/>
              <w:rFonts w:eastAsiaTheme="minorEastAsia"/>
              <w:smallCaps w:val="0"/>
              <w:noProof/>
              <w:sz w:val="22"/>
              <w:szCs w:val="22"/>
              <w:lang w:eastAsia="es-ES"/>
            </w:rPr>
          </w:pPr>
          <w:del w:id="215" w:author="David Vacas Miguel" w:date="2018-04-14T15:37:00Z">
            <w:r w:rsidRPr="00023205" w:rsidDel="00023205">
              <w:rPr>
                <w:rPrChange w:id="216"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17" w:author="David Vacas Miguel" w:date="2018-04-14T15:37:00Z">
                  <w:rPr>
                    <w:rStyle w:val="Hipervnculo"/>
                    <w:smallCaps w:val="0"/>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8" w:author="David Vacas Miguel" w:date="2018-04-14T15:37:00Z"/>
              <w:rFonts w:eastAsiaTheme="minorEastAsia"/>
              <w:smallCaps w:val="0"/>
              <w:noProof/>
              <w:sz w:val="22"/>
              <w:szCs w:val="22"/>
              <w:lang w:eastAsia="es-ES"/>
            </w:rPr>
          </w:pPr>
          <w:del w:id="219" w:author="David Vacas Miguel" w:date="2018-04-14T15:37:00Z">
            <w:r w:rsidRPr="00023205" w:rsidDel="00023205">
              <w:rPr>
                <w:rPrChange w:id="220"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21" w:author="David Vacas Miguel" w:date="2018-04-14T15:37:00Z">
                  <w:rPr>
                    <w:rStyle w:val="Hipervnculo"/>
                    <w:smallCaps w:val="0"/>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2" w:author="David Vacas Miguel" w:date="2018-04-14T15:37:00Z"/>
              <w:rFonts w:eastAsiaTheme="minorEastAsia"/>
              <w:smallCaps w:val="0"/>
              <w:noProof/>
              <w:sz w:val="22"/>
              <w:szCs w:val="22"/>
              <w:lang w:eastAsia="es-ES"/>
            </w:rPr>
          </w:pPr>
          <w:del w:id="223" w:author="David Vacas Miguel" w:date="2018-04-14T15:37:00Z">
            <w:r w:rsidRPr="00023205" w:rsidDel="00023205">
              <w:rPr>
                <w:rPrChange w:id="224"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25" w:author="David Vacas Miguel" w:date="2018-04-14T15:37:00Z">
                  <w:rPr>
                    <w:rStyle w:val="Hipervnculo"/>
                    <w:smallCaps w:val="0"/>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6" w:author="David Vacas Miguel" w:date="2018-04-14T15:37:00Z"/>
              <w:rFonts w:eastAsiaTheme="minorEastAsia"/>
              <w:smallCaps w:val="0"/>
              <w:noProof/>
              <w:sz w:val="22"/>
              <w:szCs w:val="22"/>
              <w:lang w:eastAsia="es-ES"/>
            </w:rPr>
          </w:pPr>
          <w:del w:id="227" w:author="David Vacas Miguel" w:date="2018-04-14T15:37:00Z">
            <w:r w:rsidRPr="00023205" w:rsidDel="00023205">
              <w:rPr>
                <w:rPrChange w:id="228" w:author="David Vacas Miguel" w:date="2018-04-14T15:37:00Z">
                  <w:rPr>
                    <w:rStyle w:val="Hipervnculo"/>
                    <w:smallCaps w:val="0"/>
                    <w:noProof/>
                  </w:rPr>
                </w:rPrChange>
              </w:rPr>
              <w:delText>4.</w:delText>
            </w:r>
            <w:r w:rsidDel="00023205">
              <w:rPr>
                <w:rFonts w:eastAsiaTheme="minorEastAsia"/>
                <w:smallCaps w:val="0"/>
                <w:noProof/>
                <w:sz w:val="22"/>
                <w:szCs w:val="22"/>
                <w:lang w:eastAsia="es-ES"/>
              </w:rPr>
              <w:tab/>
            </w:r>
            <w:r w:rsidRPr="00023205" w:rsidDel="00023205">
              <w:rPr>
                <w:rPrChange w:id="229" w:author="David Vacas Miguel" w:date="2018-04-14T15:37:00Z">
                  <w:rPr>
                    <w:rStyle w:val="Hipervnculo"/>
                    <w:smallCaps w:val="0"/>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30" w:author="David Vacas Miguel" w:date="2018-04-14T15:37:00Z"/>
              <w:rFonts w:asciiTheme="minorHAnsi" w:eastAsiaTheme="minorEastAsia" w:hAnsiTheme="minorHAnsi"/>
              <w:b w:val="0"/>
              <w:bCs w:val="0"/>
              <w:caps w:val="0"/>
              <w:noProof/>
              <w:sz w:val="22"/>
              <w:szCs w:val="22"/>
              <w:lang w:eastAsia="es-ES"/>
            </w:rPr>
          </w:pPr>
          <w:del w:id="231" w:author="David Vacas Miguel" w:date="2018-04-14T15:37:00Z">
            <w:r w:rsidRPr="00023205" w:rsidDel="00023205">
              <w:rPr>
                <w:rPrChange w:id="232" w:author="David Vacas Miguel" w:date="2018-04-14T15:37:00Z">
                  <w:rPr>
                    <w:rStyle w:val="Hipervnculo"/>
                    <w:b w:val="0"/>
                    <w:bCs w:val="0"/>
                    <w:caps w:val="0"/>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3" w:author="David Vacas Miguel" w:date="2018-04-14T15:37:00Z"/>
              <w:rFonts w:eastAsiaTheme="minorEastAsia"/>
              <w:smallCaps w:val="0"/>
              <w:noProof/>
              <w:sz w:val="22"/>
              <w:szCs w:val="22"/>
              <w:lang w:eastAsia="es-ES"/>
            </w:rPr>
          </w:pPr>
          <w:del w:id="234" w:author="David Vacas Miguel" w:date="2018-04-14T15:37:00Z">
            <w:r w:rsidRPr="00023205" w:rsidDel="00023205">
              <w:rPr>
                <w:rPrChange w:id="235" w:author="David Vacas Miguel" w:date="2018-04-14T15:37:00Z">
                  <w:rPr>
                    <w:rStyle w:val="Hipervnculo"/>
                    <w:smallCaps w:val="0"/>
                    <w:noProof/>
                  </w:rPr>
                </w:rPrChange>
              </w:rPr>
              <w:delText>1.</w:delText>
            </w:r>
            <w:r w:rsidDel="00023205">
              <w:rPr>
                <w:rFonts w:eastAsiaTheme="minorEastAsia"/>
                <w:smallCaps w:val="0"/>
                <w:noProof/>
                <w:sz w:val="22"/>
                <w:szCs w:val="22"/>
                <w:lang w:eastAsia="es-ES"/>
              </w:rPr>
              <w:tab/>
            </w:r>
            <w:r w:rsidRPr="00023205" w:rsidDel="00023205">
              <w:rPr>
                <w:rPrChange w:id="236" w:author="David Vacas Miguel" w:date="2018-04-14T15:37:00Z">
                  <w:rPr>
                    <w:rStyle w:val="Hipervnculo"/>
                    <w:smallCaps w:val="0"/>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7" w:author="David Vacas Miguel" w:date="2018-04-14T15:37:00Z"/>
              <w:rFonts w:eastAsiaTheme="minorEastAsia"/>
              <w:smallCaps w:val="0"/>
              <w:noProof/>
              <w:sz w:val="22"/>
              <w:szCs w:val="22"/>
              <w:lang w:eastAsia="es-ES"/>
            </w:rPr>
          </w:pPr>
          <w:del w:id="238" w:author="David Vacas Miguel" w:date="2018-04-14T15:37:00Z">
            <w:r w:rsidRPr="00023205" w:rsidDel="00023205">
              <w:rPr>
                <w:rPrChange w:id="239" w:author="David Vacas Miguel" w:date="2018-04-14T15:37:00Z">
                  <w:rPr>
                    <w:rStyle w:val="Hipervnculo"/>
                    <w:smallCaps w:val="0"/>
                    <w:noProof/>
                  </w:rPr>
                </w:rPrChange>
              </w:rPr>
              <w:delText>2.</w:delText>
            </w:r>
            <w:r w:rsidDel="00023205">
              <w:rPr>
                <w:rFonts w:eastAsiaTheme="minorEastAsia"/>
                <w:smallCaps w:val="0"/>
                <w:noProof/>
                <w:sz w:val="22"/>
                <w:szCs w:val="22"/>
                <w:lang w:eastAsia="es-ES"/>
              </w:rPr>
              <w:tab/>
            </w:r>
            <w:r w:rsidRPr="00023205" w:rsidDel="00023205">
              <w:rPr>
                <w:rPrChange w:id="240" w:author="David Vacas Miguel" w:date="2018-04-14T15:37:00Z">
                  <w:rPr>
                    <w:rStyle w:val="Hipervnculo"/>
                    <w:smallCaps w:val="0"/>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41" w:author="David Vacas Miguel" w:date="2018-04-14T15:37:00Z"/>
              <w:rFonts w:eastAsiaTheme="minorEastAsia"/>
              <w:smallCaps w:val="0"/>
              <w:noProof/>
              <w:sz w:val="22"/>
              <w:szCs w:val="22"/>
              <w:lang w:eastAsia="es-ES"/>
            </w:rPr>
          </w:pPr>
          <w:del w:id="242" w:author="David Vacas Miguel" w:date="2018-04-14T15:37:00Z">
            <w:r w:rsidRPr="00023205" w:rsidDel="00023205">
              <w:rPr>
                <w:rPrChange w:id="243" w:author="David Vacas Miguel" w:date="2018-04-14T15:37:00Z">
                  <w:rPr>
                    <w:rStyle w:val="Hipervnculo"/>
                    <w:smallCaps w:val="0"/>
                    <w:noProof/>
                  </w:rPr>
                </w:rPrChange>
              </w:rPr>
              <w:delText>3.</w:delText>
            </w:r>
            <w:r w:rsidDel="00023205">
              <w:rPr>
                <w:rFonts w:eastAsiaTheme="minorEastAsia"/>
                <w:smallCaps w:val="0"/>
                <w:noProof/>
                <w:sz w:val="22"/>
                <w:szCs w:val="22"/>
                <w:lang w:eastAsia="es-ES"/>
              </w:rPr>
              <w:tab/>
            </w:r>
            <w:r w:rsidRPr="00023205" w:rsidDel="00023205">
              <w:rPr>
                <w:rPrChange w:id="244" w:author="David Vacas Miguel" w:date="2018-04-14T15:37:00Z">
                  <w:rPr>
                    <w:rStyle w:val="Hipervnculo"/>
                    <w:smallCaps w:val="0"/>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5" w:author="David Vacas Miguel" w:date="2018-04-14T15:37:00Z"/>
              <w:rFonts w:asciiTheme="minorHAnsi" w:eastAsiaTheme="minorEastAsia" w:hAnsiTheme="minorHAnsi"/>
              <w:b w:val="0"/>
              <w:bCs w:val="0"/>
              <w:caps w:val="0"/>
              <w:noProof/>
              <w:sz w:val="22"/>
              <w:szCs w:val="22"/>
              <w:lang w:eastAsia="es-ES"/>
            </w:rPr>
          </w:pPr>
          <w:del w:id="246" w:author="David Vacas Miguel" w:date="2018-04-14T15:37:00Z">
            <w:r w:rsidRPr="00023205" w:rsidDel="00023205">
              <w:rPr>
                <w:rPrChange w:id="247" w:author="David Vacas Miguel" w:date="2018-04-14T15:37:00Z">
                  <w:rPr>
                    <w:rStyle w:val="Hipervnculo"/>
                    <w:b w:val="0"/>
                    <w:bCs w:val="0"/>
                    <w:caps w:val="0"/>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8" w:author="David Vacas Miguel" w:date="2018-04-14T15:37:00Z"/>
              <w:rFonts w:asciiTheme="minorHAnsi" w:eastAsiaTheme="minorEastAsia" w:hAnsiTheme="minorHAnsi"/>
              <w:b w:val="0"/>
              <w:bCs w:val="0"/>
              <w:caps w:val="0"/>
              <w:noProof/>
              <w:sz w:val="22"/>
              <w:szCs w:val="22"/>
              <w:lang w:eastAsia="es-ES"/>
            </w:rPr>
          </w:pPr>
          <w:del w:id="249" w:author="David Vacas Miguel" w:date="2018-04-14T15:37:00Z">
            <w:r w:rsidRPr="00023205" w:rsidDel="00023205">
              <w:rPr>
                <w:rPrChange w:id="250" w:author="David Vacas Miguel" w:date="2018-04-14T15:37:00Z">
                  <w:rPr>
                    <w:rStyle w:val="Hipervnculo"/>
                    <w:b w:val="0"/>
                    <w:bCs w:val="0"/>
                    <w:caps w:val="0"/>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51" w:name="_Toc512858238"/>
      <w:r>
        <w:lastRenderedPageBreak/>
        <w:t>Agradecimientos</w:t>
      </w:r>
      <w:bookmarkEnd w:id="251"/>
    </w:p>
    <w:p w:rsidR="008E7C45" w:rsidDel="00CB0DFB" w:rsidRDefault="008E7C45" w:rsidP="008E7C45">
      <w:pPr>
        <w:pStyle w:val="LetranormalTFG"/>
        <w:rPr>
          <w:del w:id="252"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3" w:name="_Toc512858239"/>
      <w:r>
        <w:lastRenderedPageBreak/>
        <w:t>Resumen</w:t>
      </w:r>
      <w:bookmarkEnd w:id="253"/>
    </w:p>
    <w:p w:rsidR="00CB554E" w:rsidDel="006F1B9A" w:rsidRDefault="00C647D4" w:rsidP="00C647D4">
      <w:pPr>
        <w:pStyle w:val="LetranormalTFG"/>
        <w:rPr>
          <w:del w:id="254" w:author="Alberto Herrán González" w:date="2018-03-31T12:50:00Z"/>
        </w:rPr>
      </w:pPr>
      <w:ins w:id="255" w:author="David Vacas Miguel" w:date="2018-04-15T13:53:00Z">
        <w:r>
          <w:t xml:space="preserve">En </w:t>
        </w:r>
      </w:ins>
      <w:ins w:id="256" w:author="David Vacas Miguel" w:date="2018-04-15T13:54:00Z">
        <w:r>
          <w:t xml:space="preserve">este TFG se ha desarrollado un algoritmo que </w:t>
        </w:r>
      </w:ins>
      <w:ins w:id="257" w:author="David Vacas Miguel" w:date="2018-04-15T13:55:00Z">
        <w:r>
          <w:t>calcula los parámetros óptimos de un robot con direccionamiento diferencial</w:t>
        </w:r>
      </w:ins>
      <w:ins w:id="258" w:author="David Vacas Miguel" w:date="2018-04-15T14:01:00Z">
        <w:r>
          <w:t xml:space="preserve"> para obtener el mejor tiempo </w:t>
        </w:r>
        <w:r w:rsidR="006F1B9A">
          <w:t>en un determinado circuito</w:t>
        </w:r>
      </w:ins>
      <w:ins w:id="259" w:author="David Vacas Miguel" w:date="2018-04-15T13:59:00Z">
        <w:r>
          <w:t>.</w:t>
        </w:r>
      </w:ins>
    </w:p>
    <w:p w:rsidR="006F1B9A" w:rsidRDefault="006F1B9A">
      <w:pPr>
        <w:pStyle w:val="LetranormalTFG"/>
        <w:rPr>
          <w:ins w:id="260" w:author="David Vacas Miguel" w:date="2018-04-15T14:01:00Z"/>
        </w:rPr>
      </w:pPr>
    </w:p>
    <w:p w:rsidR="00CB554E" w:rsidDel="00646583" w:rsidRDefault="006F1B9A" w:rsidP="00C647D4">
      <w:pPr>
        <w:pStyle w:val="LetranormalTFG"/>
        <w:rPr>
          <w:del w:id="261" w:author="David Vacas Miguel" w:date="2018-04-14T15:23:00Z"/>
        </w:rPr>
      </w:pPr>
      <w:ins w:id="262" w:author="David Vacas Miguel" w:date="2018-04-15T14:01:00Z">
        <w:r>
          <w:t xml:space="preserve">Se ha comenzado </w:t>
        </w:r>
      </w:ins>
      <w:ins w:id="263" w:author="David Vacas Miguel" w:date="2018-04-15T14:02:00Z">
        <w:r>
          <w:t>estudiand</w:t>
        </w:r>
      </w:ins>
      <w:ins w:id="264" w:author="David Vacas Miguel" w:date="2018-04-15T14:03:00Z">
        <w:r>
          <w:t>o el funcionamiento del robot sobre el circuito</w:t>
        </w:r>
      </w:ins>
      <w:ins w:id="265" w:author="David Vacas Miguel" w:date="2018-04-15T14:05:00Z">
        <w:r>
          <w:t xml:space="preserve"> dado que esto</w:t>
        </w:r>
      </w:ins>
      <w:ins w:id="266" w:author="David Vacas Miguel" w:date="2018-04-15T14:06:00Z">
        <w:r>
          <w:t xml:space="preserve"> proporciona la función objetivo del algoritmo.</w:t>
        </w:r>
      </w:ins>
      <w:ins w:id="267" w:author="David Vacas Miguel" w:date="2018-04-15T14:08:00Z">
        <w:r>
          <w:t xml:space="preserve"> A </w:t>
        </w:r>
      </w:ins>
      <w:ins w:id="268" w:author="David Vacas Miguel" w:date="2018-04-15T14:11:00Z">
        <w:r>
          <w:t>continuación,</w:t>
        </w:r>
      </w:ins>
      <w:ins w:id="269" w:author="David Vacas Miguel" w:date="2018-04-15T14:08:00Z">
        <w:r>
          <w:t xml:space="preserve"> se pasó al</w:t>
        </w:r>
      </w:ins>
      <w:ins w:id="270" w:author="David Vacas Miguel" w:date="2018-04-15T14:09:00Z">
        <w:r>
          <w:t xml:space="preserve"> análisis de</w:t>
        </w:r>
      </w:ins>
      <w:ins w:id="271" w:author="David Vacas Miguel" w:date="2018-04-15T14:10:00Z">
        <w:r>
          <w:t>l algoritmo utilizado</w:t>
        </w:r>
      </w:ins>
      <w:ins w:id="272" w:author="David Vacas Miguel" w:date="2018-04-15T14:19:00Z">
        <w:r w:rsidR="00646583">
          <w:t xml:space="preserve">: </w:t>
        </w:r>
      </w:ins>
      <w:ins w:id="273" w:author="David Vacas Miguel" w:date="2018-04-15T14:16:00Z">
        <w:r w:rsidR="00646583">
          <w:t xml:space="preserve">métodos constructivos, </w:t>
        </w:r>
      </w:ins>
      <w:ins w:id="274" w:author="David Vacas Miguel" w:date="2018-04-15T14:19:00Z">
        <w:r w:rsidR="00646583">
          <w:t>generación y búsqueda</w:t>
        </w:r>
      </w:ins>
      <w:ins w:id="275" w:author="David Vacas Miguel" w:date="2018-04-15T14:16:00Z">
        <w:r w:rsidR="00646583">
          <w:t xml:space="preserve"> de vecindarios, </w:t>
        </w:r>
      </w:ins>
      <w:ins w:id="276" w:author="David Vacas Miguel" w:date="2018-04-15T14:19:00Z">
        <w:r w:rsidR="00646583">
          <w:t>etc.</w:t>
        </w:r>
      </w:ins>
      <w:ins w:id="277" w:author="David Vacas Miguel" w:date="2018-04-15T14:15:00Z">
        <w:r w:rsidR="00646583">
          <w:t xml:space="preserve"> Inmediatamente después se realizó la </w:t>
        </w:r>
      </w:ins>
      <w:ins w:id="278" w:author="David Vacas Miguel" w:date="2018-04-15T14:16:00Z">
        <w:r w:rsidR="00646583">
          <w:t>implementación del algoritmo</w:t>
        </w:r>
      </w:ins>
      <w:ins w:id="279" w:author="David Vacas Miguel" w:date="2018-04-15T14:20:00Z">
        <w:r w:rsidR="00646583">
          <w:t>. Finalmente se implementaron diferentes tipos de constructivos y generadores de vecindarios</w:t>
        </w:r>
      </w:ins>
      <w:ins w:id="280" w:author="David Vacas Miguel" w:date="2018-04-15T14:21:00Z">
        <w:r w:rsidR="00646583">
          <w:t>.</w:t>
        </w:r>
      </w:ins>
      <w:del w:id="281"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2" w:author="David Vacas Miguel" w:date="2018-04-15T14:11:00Z"/>
        </w:rPr>
      </w:pPr>
    </w:p>
    <w:p w:rsidR="00CB554E" w:rsidDel="006A36B1" w:rsidRDefault="00CB554E">
      <w:pPr>
        <w:pStyle w:val="LetranormalTFG"/>
        <w:rPr>
          <w:del w:id="283" w:author="David Vacas Miguel" w:date="2018-04-14T15:23:00Z"/>
        </w:rPr>
      </w:pPr>
      <w:del w:id="284"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5" w:author="David Vacas Miguel" w:date="2018-04-15T13:57:00Z">
          <w:pPr/>
        </w:pPrChange>
      </w:pPr>
      <w:r>
        <w:br w:type="page"/>
      </w:r>
    </w:p>
    <w:p w:rsidR="00023205" w:rsidDel="00722854" w:rsidRDefault="00BC3217" w:rsidP="00722854">
      <w:pPr>
        <w:pStyle w:val="TituloTFG"/>
        <w:rPr>
          <w:del w:id="286" w:author="David Vacas Miguel" w:date="2018-04-14T16:42:00Z"/>
        </w:rPr>
      </w:pPr>
      <w:bookmarkStart w:id="287" w:name="_Toc512858240"/>
      <w:r>
        <w:lastRenderedPageBreak/>
        <w:t>Capítulo 1 Introducción</w:t>
      </w:r>
      <w:bookmarkEnd w:id="287"/>
    </w:p>
    <w:p w:rsidR="00722854" w:rsidRDefault="00722854" w:rsidP="00BC3217">
      <w:pPr>
        <w:pStyle w:val="TituloTFG"/>
        <w:rPr>
          <w:ins w:id="288" w:author="David Vacas Miguel" w:date="2018-04-14T16:42:00Z"/>
        </w:rPr>
      </w:pPr>
    </w:p>
    <w:p w:rsidR="00BC3217" w:rsidDel="00DB54E4" w:rsidRDefault="00722854" w:rsidP="00722854">
      <w:pPr>
        <w:pStyle w:val="TFGtitulo2"/>
        <w:rPr>
          <w:del w:id="289" w:author="David Vacas Miguel" w:date="2018-04-14T15:23:00Z"/>
        </w:rPr>
      </w:pPr>
      <w:bookmarkStart w:id="290" w:name="_Toc512858241"/>
      <w:ins w:id="291" w:author="David Vacas Miguel" w:date="2018-04-14T16:43:00Z">
        <w:r>
          <w:t>1. Motivación</w:t>
        </w:r>
      </w:ins>
      <w:bookmarkEnd w:id="290"/>
      <w:del w:id="292" w:author="David Vacas Miguel" w:date="2018-04-14T16:38:00Z">
        <w:r w:rsidR="00BC3217" w:rsidDel="0030074B">
          <w:delText>Motivación</w:delText>
        </w:r>
      </w:del>
    </w:p>
    <w:p w:rsidR="00DB54E4" w:rsidRDefault="00DB54E4" w:rsidP="00722854">
      <w:pPr>
        <w:pStyle w:val="TFGtitulo2"/>
        <w:rPr>
          <w:ins w:id="293" w:author="David Vacas Miguel" w:date="2018-04-15T14:22:00Z"/>
        </w:rPr>
      </w:pPr>
    </w:p>
    <w:p w:rsidR="00601927" w:rsidRDefault="00601927" w:rsidP="00601927">
      <w:pPr>
        <w:pStyle w:val="LetranormalTFG"/>
        <w:rPr>
          <w:ins w:id="294" w:author="David Vacas Miguel" w:date="2018-04-16T23:45:00Z"/>
        </w:rPr>
      </w:pPr>
      <w:ins w:id="295" w:author="David Vacas Miguel" w:date="2018-04-16T23:39:00Z">
        <w:r w:rsidRPr="00601927">
          <w:t>Este t</w:t>
        </w:r>
        <w:r>
          <w:t>rabajo nace motiv</w:t>
        </w:r>
      </w:ins>
      <w:ins w:id="296" w:author="David Vacas Miguel" w:date="2018-04-16T23:40:00Z">
        <w:r>
          <w:t xml:space="preserve">ado del problema que resulta </w:t>
        </w:r>
      </w:ins>
      <w:ins w:id="297" w:author="David Vacas Miguel" w:date="2018-04-16T23:43:00Z">
        <w:r>
          <w:t xml:space="preserve">tratar de buscar los parámetros </w:t>
        </w:r>
      </w:ins>
      <w:ins w:id="298" w:author="David Vacas Miguel" w:date="2018-04-16T23:44:00Z">
        <w:r>
          <w:t>óptimos</w:t>
        </w:r>
      </w:ins>
      <w:ins w:id="299" w:author="David Vacas Miguel" w:date="2018-04-16T23:43:00Z">
        <w:r>
          <w:t xml:space="preserve"> de un robot </w:t>
        </w:r>
      </w:ins>
      <w:ins w:id="300" w:author="David Vacas Miguel" w:date="2018-04-16T23:44:00Z">
        <w:r>
          <w:t xml:space="preserve">con direccionamiento diferencial sobre un circuito determinado. </w:t>
        </w:r>
      </w:ins>
    </w:p>
    <w:p w:rsidR="00601927" w:rsidRDefault="00601927" w:rsidP="00601927">
      <w:pPr>
        <w:pStyle w:val="LetranormalTFG"/>
        <w:rPr>
          <w:ins w:id="301" w:author="David Vacas Miguel" w:date="2018-04-16T23:54:00Z"/>
        </w:rPr>
      </w:pPr>
      <w:ins w:id="302" w:author="David Vacas Miguel" w:date="2018-04-16T23:45:00Z">
        <w:r>
          <w:t>Este trabajo se</w:t>
        </w:r>
      </w:ins>
      <w:ins w:id="303" w:author="David Vacas Miguel" w:date="2018-04-16T23:46:00Z">
        <w:r>
          <w:t xml:space="preserve"> basa en una aplicación anterior la cual simula la navegación autónoma de un robot con direccionamiento diferencial </w:t>
        </w:r>
      </w:ins>
      <w:ins w:id="304" w:author="David Vacas Miguel" w:date="2018-04-16T23:49:00Z">
        <w:r w:rsidR="00A545CF">
          <w:t xml:space="preserve">sobre un circuito determinado. Este robot podía ser parametrizado de forma </w:t>
        </w:r>
      </w:ins>
      <w:ins w:id="305" w:author="David Vacas Miguel" w:date="2018-04-16T23:50:00Z">
        <w:r w:rsidR="00A545CF">
          <w:t>sencilla a través de una interfaz</w:t>
        </w:r>
      </w:ins>
      <w:ins w:id="306" w:author="David Vacas Miguel" w:date="2018-04-16T23:51:00Z">
        <w:r w:rsidR="00A545CF">
          <w:t xml:space="preserve"> como se puede observar en la figura </w:t>
        </w:r>
      </w:ins>
      <w:ins w:id="307" w:author="David Vacas Miguel" w:date="2018-04-17T02:00:00Z">
        <w:r w:rsidR="00215569">
          <w:t>X</w:t>
        </w:r>
      </w:ins>
      <w:ins w:id="308" w:author="David Vacas Miguel" w:date="2018-04-16T23:51:00Z">
        <w:r w:rsidR="00A545CF">
          <w:t>.</w:t>
        </w:r>
      </w:ins>
    </w:p>
    <w:p w:rsidR="00A545CF" w:rsidRDefault="00C40042" w:rsidP="00601927">
      <w:pPr>
        <w:pStyle w:val="LetranormalTFG"/>
        <w:rPr>
          <w:ins w:id="309" w:author="David Vacas Miguel" w:date="2018-04-16T23:52:00Z"/>
        </w:rPr>
      </w:pPr>
      <w:ins w:id="310" w:author="David Vacas Miguel" w:date="2018-04-20T00:21:00Z">
        <w:r>
          <w:rPr>
            <w:noProof/>
            <w:lang w:eastAsia="es-ES"/>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11" w:author="David Vacas Miguel" w:date="2018-04-16T23:45:00Z"/>
        </w:rPr>
        <w:pPrChange w:id="312" w:author="David Vacas Miguel" w:date="2018-04-16T23:54:00Z">
          <w:pPr>
            <w:pStyle w:val="LetranormalTFG"/>
          </w:pPr>
        </w:pPrChange>
      </w:pPr>
      <w:ins w:id="313" w:author="David Vacas Miguel" w:date="2018-04-16T23:52:00Z">
        <w:r>
          <w:rPr>
            <w:b/>
          </w:rPr>
          <w:t xml:space="preserve">Figura </w:t>
        </w:r>
      </w:ins>
      <w:ins w:id="314" w:author="David Vacas Miguel" w:date="2018-04-17T02:00:00Z">
        <w:r w:rsidR="00215569">
          <w:rPr>
            <w:b/>
          </w:rPr>
          <w:t>X</w:t>
        </w:r>
      </w:ins>
      <w:ins w:id="315" w:author="David Vacas Miguel" w:date="2018-04-16T23:52:00Z">
        <w:r>
          <w:rPr>
            <w:b/>
          </w:rPr>
          <w:t xml:space="preserve">. </w:t>
        </w:r>
      </w:ins>
      <w:ins w:id="316" w:author="David Vacas Miguel" w:date="2018-04-16T23:53:00Z">
        <w:r>
          <w:t xml:space="preserve">Aplicación de simulación de </w:t>
        </w:r>
      </w:ins>
      <w:ins w:id="317" w:author="David Vacas Miguel" w:date="2018-04-16T23:54:00Z">
        <w:r>
          <w:t>robot con direccionamiento diferencial.</w:t>
        </w:r>
      </w:ins>
    </w:p>
    <w:p w:rsidR="00601927" w:rsidRDefault="00601927" w:rsidP="00601927">
      <w:pPr>
        <w:pStyle w:val="LetranormalTFG"/>
        <w:rPr>
          <w:ins w:id="318" w:author="David Vacas Miguel" w:date="2018-04-16T23:57:00Z"/>
        </w:rPr>
      </w:pPr>
      <w:ins w:id="319"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20" w:author="David Vacas Miguel" w:date="2018-04-16T23:38:00Z"/>
        </w:rPr>
        <w:pPrChange w:id="321" w:author="David Vacas Miguel" w:date="2018-04-16T23:38:00Z">
          <w:pPr>
            <w:pStyle w:val="TFGtitulo2"/>
          </w:pPr>
        </w:pPrChange>
      </w:pPr>
      <w:ins w:id="322" w:author="David Vacas Miguel" w:date="2018-04-16T23:57:00Z">
        <w:r>
          <w:t xml:space="preserve">Debido a esto se ha </w:t>
        </w:r>
      </w:ins>
      <w:ins w:id="323" w:author="David Vacas Miguel" w:date="2018-04-16T23:58:00Z">
        <w:r>
          <w:t>decidido desarrollar un algoritmo que realice la búsqueda de los parámetros óptimos de forma automática</w:t>
        </w:r>
      </w:ins>
    </w:p>
    <w:p w:rsidR="00722854" w:rsidRDefault="00722854" w:rsidP="00722854">
      <w:pPr>
        <w:pStyle w:val="TFGtitulo2"/>
        <w:rPr>
          <w:ins w:id="324" w:author="David Vacas Miguel" w:date="2018-04-15T14:32:00Z"/>
        </w:rPr>
      </w:pPr>
      <w:bookmarkStart w:id="325" w:name="_Toc512858242"/>
      <w:ins w:id="326" w:author="David Vacas Miguel" w:date="2018-04-14T16:43:00Z">
        <w:r>
          <w:lastRenderedPageBreak/>
          <w:t xml:space="preserve">2. </w:t>
        </w:r>
      </w:ins>
      <w:ins w:id="327" w:author="David Vacas Miguel" w:date="2018-04-14T16:42:00Z">
        <w:r>
          <w:t>Objetivos</w:t>
        </w:r>
      </w:ins>
      <w:bookmarkEnd w:id="325"/>
    </w:p>
    <w:p w:rsidR="00F24413" w:rsidRDefault="00F73110" w:rsidP="00F73110">
      <w:pPr>
        <w:pStyle w:val="LetranormalTFG"/>
        <w:rPr>
          <w:ins w:id="328" w:author="David Vacas Miguel" w:date="2018-04-17T00:08:00Z"/>
        </w:rPr>
      </w:pPr>
      <w:ins w:id="329" w:author="David Vacas Miguel" w:date="2018-04-17T00:03:00Z">
        <w:r>
          <w:t>Una ve</w:t>
        </w:r>
      </w:ins>
      <w:ins w:id="330" w:author="David Vacas Miguel" w:date="2018-04-17T00:04:00Z">
        <w:r>
          <w:t>z vist</w:t>
        </w:r>
      </w:ins>
      <w:ins w:id="331" w:author="David Vacas Miguel" w:date="2018-04-17T00:07:00Z">
        <w:r w:rsidR="00A63FD8">
          <w:t>o</w:t>
        </w:r>
      </w:ins>
      <w:ins w:id="332" w:author="David Vacas Miguel" w:date="2018-04-17T00:05:00Z">
        <w:r>
          <w:t>s los problemas por l</w:t>
        </w:r>
      </w:ins>
      <w:ins w:id="333" w:author="David Vacas Miguel" w:date="2018-04-17T00:06:00Z">
        <w:r>
          <w:t>os</w:t>
        </w:r>
      </w:ins>
      <w:ins w:id="334" w:author="David Vacas Miguel" w:date="2018-04-17T00:05:00Z">
        <w:r>
          <w:t xml:space="preserve"> cual</w:t>
        </w:r>
      </w:ins>
      <w:ins w:id="335" w:author="David Vacas Miguel" w:date="2018-04-17T00:06:00Z">
        <w:r>
          <w:t>es</w:t>
        </w:r>
      </w:ins>
      <w:ins w:id="336" w:author="David Vacas Miguel" w:date="2018-04-17T00:05:00Z">
        <w:r>
          <w:t xml:space="preserve"> se realiza este proyecto</w:t>
        </w:r>
      </w:ins>
      <w:ins w:id="337" w:author="David Vacas Miguel" w:date="2018-04-17T00:07:00Z">
        <w:r w:rsidR="00A63FD8">
          <w:t>, los objetivos con los cuales subsanarlos, además de otros adicion</w:t>
        </w:r>
      </w:ins>
      <w:ins w:id="338" w:author="David Vacas Miguel" w:date="2018-04-17T00:08:00Z">
        <w:r w:rsidR="00A63FD8">
          <w:t>al</w:t>
        </w:r>
      </w:ins>
      <w:ins w:id="339" w:author="David Vacas Miguel" w:date="2018-04-17T00:07:00Z">
        <w:r w:rsidR="00A63FD8">
          <w:t xml:space="preserve">es </w:t>
        </w:r>
      </w:ins>
      <w:ins w:id="340" w:author="David Vacas Miguel" w:date="2018-04-17T00:08:00Z">
        <w:r w:rsidR="00A63FD8">
          <w:t>son:</w:t>
        </w:r>
      </w:ins>
    </w:p>
    <w:p w:rsidR="00A63FD8" w:rsidRDefault="00A63FD8" w:rsidP="00A63FD8">
      <w:pPr>
        <w:pStyle w:val="LetranormalTFG"/>
        <w:numPr>
          <w:ilvl w:val="0"/>
          <w:numId w:val="25"/>
        </w:numPr>
        <w:rPr>
          <w:ins w:id="341" w:author="David Vacas Miguel" w:date="2018-04-17T00:11:00Z"/>
        </w:rPr>
      </w:pPr>
      <w:ins w:id="342" w:author="David Vacas Miguel" w:date="2018-04-17T00:09:00Z">
        <w:r>
          <w:rPr>
            <w:b/>
          </w:rPr>
          <w:t>Obtención de parámetros óptimos:</w:t>
        </w:r>
        <w:r>
          <w:t xml:space="preserve"> el objetivo principal del algoritmo se basa en </w:t>
        </w:r>
      </w:ins>
      <w:ins w:id="343" w:author="David Vacas Miguel" w:date="2018-04-17T00:10:00Z">
        <w:r>
          <w:t>obtener los parámetros óptimos del robot</w:t>
        </w:r>
      </w:ins>
      <w:ins w:id="344" w:author="David Vacas Miguel" w:date="2018-04-17T00:09:00Z">
        <w:r>
          <w:rPr>
            <w:b/>
          </w:rPr>
          <w:t xml:space="preserve"> </w:t>
        </w:r>
      </w:ins>
      <w:ins w:id="345" w:author="David Vacas Miguel" w:date="2018-04-17T00:10:00Z">
        <w:r>
          <w:t xml:space="preserve">para un circuito determinado ya que la obtención de estos </w:t>
        </w:r>
      </w:ins>
      <w:ins w:id="346" w:author="David Vacas Miguel" w:date="2018-04-17T00:11:00Z">
        <w:r>
          <w:t>de forma manual es realmente costosa en esfuerzo y tiempo.</w:t>
        </w:r>
      </w:ins>
    </w:p>
    <w:p w:rsidR="00A63FD8" w:rsidRDefault="00A63FD8" w:rsidP="00A63FD8">
      <w:pPr>
        <w:pStyle w:val="LetranormalTFG"/>
        <w:rPr>
          <w:ins w:id="347" w:author="David Vacas Miguel" w:date="2018-04-17T00:12:00Z"/>
        </w:rPr>
      </w:pPr>
      <w:ins w:id="348" w:author="David Vacas Miguel" w:date="2018-04-17T00:12:00Z">
        <w:r>
          <w:t>Por lo tanto, los requisitos que debe tener el algoritmo son:</w:t>
        </w:r>
      </w:ins>
    </w:p>
    <w:p w:rsidR="00A63FD8" w:rsidRPr="00F73110" w:rsidRDefault="00A63FD8">
      <w:pPr>
        <w:pStyle w:val="LetranormalTFG"/>
        <w:numPr>
          <w:ilvl w:val="0"/>
          <w:numId w:val="25"/>
        </w:numPr>
        <w:rPr>
          <w:ins w:id="349" w:author="David Vacas Miguel" w:date="2018-04-14T16:43:00Z"/>
          <w:rPrChange w:id="350" w:author="David Vacas Miguel" w:date="2018-04-17T00:03:00Z">
            <w:rPr>
              <w:ins w:id="351" w:author="David Vacas Miguel" w:date="2018-04-14T16:43:00Z"/>
            </w:rPr>
          </w:rPrChange>
        </w:rPr>
        <w:pPrChange w:id="352" w:author="David Vacas Miguel" w:date="2018-04-17T00:14:00Z">
          <w:pPr>
            <w:pStyle w:val="TFGtitulo2"/>
          </w:pPr>
        </w:pPrChange>
      </w:pPr>
      <w:ins w:id="353" w:author="David Vacas Miguel" w:date="2018-04-17T00:14:00Z">
        <w:r>
          <w:t>Conseguir los mejores parámetros para un determinado circuito.</w:t>
        </w:r>
      </w:ins>
    </w:p>
    <w:p w:rsidR="00722854" w:rsidRDefault="00722854" w:rsidP="00722854">
      <w:pPr>
        <w:pStyle w:val="TFGtitulo2"/>
        <w:rPr>
          <w:ins w:id="354" w:author="David Vacas Miguel" w:date="2018-04-17T00:32:00Z"/>
        </w:rPr>
      </w:pPr>
      <w:bookmarkStart w:id="355" w:name="_Toc512858243"/>
      <w:ins w:id="356" w:author="David Vacas Miguel" w:date="2018-04-14T16:43:00Z">
        <w:r>
          <w:t>3. Estado del arte</w:t>
        </w:r>
      </w:ins>
      <w:bookmarkEnd w:id="355"/>
    </w:p>
    <w:p w:rsidR="00E62BCE" w:rsidRDefault="00E62BCE">
      <w:pPr>
        <w:pStyle w:val="LetranormalTFG"/>
        <w:rPr>
          <w:ins w:id="357" w:author="David Vacas Miguel" w:date="2018-04-17T00:16:00Z"/>
        </w:rPr>
        <w:pPrChange w:id="358" w:author="David Vacas Miguel" w:date="2018-04-17T00:33:00Z">
          <w:pPr>
            <w:pStyle w:val="TFGtitulo2"/>
          </w:pPr>
        </w:pPrChange>
      </w:pPr>
      <w:ins w:id="359" w:author="David Vacas Miguel" w:date="2018-04-17T00:33:00Z">
        <w:r>
          <w:t xml:space="preserve">Para la resolución de problemas de optimización existen diferentes tipos de metaheurísticas, las </w:t>
        </w:r>
        <w:proofErr w:type="spellStart"/>
        <w:r>
          <w:t>mas</w:t>
        </w:r>
        <w:proofErr w:type="spellEnd"/>
        <w:r>
          <w:t xml:space="preserve"> relevantes </w:t>
        </w:r>
      </w:ins>
    </w:p>
    <w:p w:rsidR="00C40042" w:rsidRDefault="00E62BCE" w:rsidP="004E2185">
      <w:pPr>
        <w:pStyle w:val="LetranormalTFG"/>
        <w:numPr>
          <w:ilvl w:val="0"/>
          <w:numId w:val="25"/>
        </w:numPr>
        <w:rPr>
          <w:ins w:id="360" w:author="David Vacas Miguel" w:date="2018-04-20T00:31:00Z"/>
        </w:rPr>
      </w:pPr>
      <w:ins w:id="361" w:author="David Vacas Miguel" w:date="2018-04-17T00:37:00Z">
        <w:r>
          <w:rPr>
            <w:b/>
          </w:rPr>
          <w:t>Búsqueda</w:t>
        </w:r>
      </w:ins>
      <w:ins w:id="362" w:author="David Vacas Miguel" w:date="2018-04-17T00:24:00Z">
        <w:r w:rsidR="004E2185">
          <w:rPr>
            <w:b/>
          </w:rPr>
          <w:t xml:space="preserve"> local</w:t>
        </w:r>
      </w:ins>
      <w:ins w:id="363" w:author="David Vacas Miguel" w:date="2018-04-17T00:37:00Z">
        <w:r>
          <w:rPr>
            <w:b/>
          </w:rPr>
          <w:t xml:space="preserve">: </w:t>
        </w:r>
      </w:ins>
      <w:ins w:id="364" w:author="David Vacas Miguel" w:date="2018-04-17T00:51:00Z">
        <w:r w:rsidR="00691F66">
          <w:t>se</w:t>
        </w:r>
      </w:ins>
      <w:ins w:id="365" w:author="David Vacas Miguel" w:date="2018-04-17T00:40:00Z">
        <w:r>
          <w:t xml:space="preserve"> basa en </w:t>
        </w:r>
      </w:ins>
      <w:ins w:id="366" w:author="David Vacas Miguel" w:date="2018-04-17T00:42:00Z">
        <w:r w:rsidR="00691F66">
          <w:t xml:space="preserve">a partir de una solución inicial, la búsqueda de una mejor solución en un </w:t>
        </w:r>
      </w:ins>
      <w:ins w:id="367" w:author="David Vacas Miguel" w:date="2018-04-17T00:43:00Z">
        <w:r w:rsidR="00691F66">
          <w:t>vecindario</w:t>
        </w:r>
      </w:ins>
      <w:ins w:id="368" w:author="David Vacas Miguel" w:date="2018-04-17T00:42:00Z">
        <w:r w:rsidR="00691F66">
          <w:t>.</w:t>
        </w:r>
      </w:ins>
      <w:ins w:id="369" w:author="David Vacas Miguel" w:date="2018-04-17T00:43:00Z">
        <w:r w:rsidR="00691F66">
          <w:t xml:space="preserve"> Esto se repite de forma iterativa. La búsqueda local es la basa de muchas metaheurísticas </w:t>
        </w:r>
        <w:proofErr w:type="spellStart"/>
        <w:r w:rsidR="00691F66">
          <w:t>mas</w:t>
        </w:r>
        <w:proofErr w:type="spellEnd"/>
        <w:r w:rsidR="00691F66">
          <w:t xml:space="preserve"> complejas, en las cuales </w:t>
        </w:r>
      </w:ins>
      <w:ins w:id="370" w:author="David Vacas Miguel" w:date="2018-04-17T00:44:00Z">
        <w:r w:rsidR="00691F66">
          <w:t>se modifican la forma de generar la solución inicial</w:t>
        </w:r>
      </w:ins>
      <w:ins w:id="371" w:author="David Vacas Miguel" w:date="2018-04-17T00:45:00Z">
        <w:r w:rsidR="00691F66">
          <w:t xml:space="preserve">, la generación de vecindarios, la elección del vecino </w:t>
        </w:r>
      </w:ins>
      <w:ins w:id="372" w:author="David Vacas Miguel" w:date="2018-04-17T00:51:00Z">
        <w:r w:rsidR="00691F66">
          <w:t>óptimo</w:t>
        </w:r>
      </w:ins>
      <w:ins w:id="373" w:author="David Vacas Miguel" w:date="2018-04-17T00:45:00Z">
        <w:r w:rsidR="00691F66">
          <w:t>, la condición de finalización, etc.</w:t>
        </w:r>
      </w:ins>
    </w:p>
    <w:p w:rsidR="004E2185" w:rsidRDefault="00C40042" w:rsidP="004E2185">
      <w:pPr>
        <w:pStyle w:val="LetranormalTFG"/>
        <w:numPr>
          <w:ilvl w:val="0"/>
          <w:numId w:val="25"/>
        </w:numPr>
        <w:rPr>
          <w:ins w:id="374" w:author="David Vacas Miguel" w:date="2018-04-23T00:45:00Z"/>
        </w:rPr>
      </w:pPr>
      <w:ins w:id="375" w:author="David Vacas Miguel" w:date="2018-04-20T00:31:00Z">
        <w:r>
          <w:rPr>
            <w:b/>
          </w:rPr>
          <w:t xml:space="preserve"> </w:t>
        </w:r>
      </w:ins>
      <w:ins w:id="376" w:author="David Vacas Miguel" w:date="2018-04-17T00:24:00Z">
        <w:r w:rsidR="004E2185">
          <w:rPr>
            <w:b/>
          </w:rPr>
          <w:t>Algoritmos voraces</w:t>
        </w:r>
      </w:ins>
      <w:ins w:id="377" w:author="David Vacas Miguel" w:date="2018-04-17T00:37:00Z">
        <w:r w:rsidR="00E62BCE">
          <w:rPr>
            <w:b/>
          </w:rPr>
          <w:t>:</w:t>
        </w:r>
      </w:ins>
      <w:ins w:id="378" w:author="David Vacas Miguel" w:date="2018-04-17T00:51:00Z">
        <w:r w:rsidR="00691F66">
          <w:t xml:space="preserve"> se basa en la elección optima en cada paso local, con la intención de conseguir así la solución general </w:t>
        </w:r>
      </w:ins>
      <w:ins w:id="379" w:author="David Vacas Miguel" w:date="2018-04-17T00:52:00Z">
        <w:r w:rsidR="00691F66">
          <w:t>óptima</w:t>
        </w:r>
      </w:ins>
      <w:ins w:id="380" w:author="David Vacas Miguel" w:date="2018-04-17T00:51:00Z">
        <w:r w:rsidR="00691F66">
          <w:t>.</w:t>
        </w:r>
      </w:ins>
    </w:p>
    <w:p w:rsidR="004E2185" w:rsidRDefault="004E2185" w:rsidP="004E2185">
      <w:pPr>
        <w:pStyle w:val="LetranormalTFG"/>
        <w:numPr>
          <w:ilvl w:val="0"/>
          <w:numId w:val="25"/>
        </w:numPr>
        <w:rPr>
          <w:ins w:id="381" w:author="David Vacas Miguel" w:date="2018-04-23T01:02:00Z"/>
        </w:rPr>
      </w:pPr>
      <w:ins w:id="382" w:author="David Vacas Miguel" w:date="2018-04-17T00:24:00Z">
        <w:r>
          <w:rPr>
            <w:b/>
          </w:rPr>
          <w:t xml:space="preserve">Algoritmos </w:t>
        </w:r>
      </w:ins>
      <w:ins w:id="383" w:author="David Vacas Miguel" w:date="2018-04-17T00:26:00Z">
        <w:r>
          <w:rPr>
            <w:b/>
          </w:rPr>
          <w:t>genéticos</w:t>
        </w:r>
      </w:ins>
      <w:ins w:id="384" w:author="David Vacas Miguel" w:date="2018-04-17T00:37:00Z">
        <w:r w:rsidR="00E62BCE">
          <w:rPr>
            <w:b/>
          </w:rPr>
          <w:t>:</w:t>
        </w:r>
      </w:ins>
      <w:ins w:id="385" w:author="David Vacas Miguel" w:date="2018-04-17T00:52:00Z">
        <w:r w:rsidR="00B939AB">
          <w:t xml:space="preserve"> se inspiran en la evolución biológica y su base genético-molecular</w:t>
        </w:r>
      </w:ins>
      <w:ins w:id="386" w:author="David Vacas Miguel" w:date="2018-04-17T00:53:00Z">
        <w:r w:rsidR="00B939AB">
          <w:t xml:space="preserve">. </w:t>
        </w:r>
      </w:ins>
      <w:ins w:id="387" w:author="David Vacas Miguel" w:date="2018-04-17T00:54:00Z">
        <w:r w:rsidR="00B939AB">
          <w:t>Se trata de una metaheurística de evolución, a lo largo de las diferentes iteraciones, mantienen un conjunto de pos</w:t>
        </w:r>
      </w:ins>
      <w:ins w:id="388" w:author="David Vacas Miguel" w:date="2018-04-17T00:55:00Z">
        <w:r w:rsidR="00B939AB">
          <w:t>ibles soluciones del problema, cuyos valores evolucionan hacia las mejores soluciones del problema mediante un proceso combinado de selección de individuos y operadores genéticos.</w:t>
        </w:r>
      </w:ins>
    </w:p>
    <w:p w:rsidR="004E2185" w:rsidRDefault="004E2185" w:rsidP="00E62BCE">
      <w:pPr>
        <w:pStyle w:val="LetranormalTFG"/>
        <w:numPr>
          <w:ilvl w:val="0"/>
          <w:numId w:val="25"/>
        </w:numPr>
        <w:rPr>
          <w:ins w:id="389" w:author="David Vacas Miguel" w:date="2018-04-17T00:59:00Z"/>
        </w:rPr>
      </w:pPr>
      <w:ins w:id="390" w:author="David Vacas Miguel" w:date="2018-04-17T00:26:00Z">
        <w:r>
          <w:rPr>
            <w:b/>
          </w:rPr>
          <w:t xml:space="preserve">Algoritmo </w:t>
        </w:r>
      </w:ins>
      <w:ins w:id="391" w:author="David Vacas Miguel" w:date="2018-04-17T00:59:00Z">
        <w:r w:rsidR="00B939AB">
          <w:rPr>
            <w:b/>
          </w:rPr>
          <w:t>temple simulado</w:t>
        </w:r>
      </w:ins>
      <w:ins w:id="392" w:author="David Vacas Miguel" w:date="2018-04-17T00:37:00Z">
        <w:r w:rsidR="00E62BCE">
          <w:rPr>
            <w:b/>
          </w:rPr>
          <w:t>:</w:t>
        </w:r>
      </w:ins>
      <w:ins w:id="393" w:author="David Vacas Miguel" w:date="2018-04-17T00:57:00Z">
        <w:r w:rsidR="00B939AB">
          <w:t xml:space="preserve"> es un tipo de búsqueda global </w:t>
        </w:r>
      </w:ins>
      <w:ins w:id="394"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395" w:author="David Vacas Miguel" w:date="2018-04-23T01:11:00Z"/>
        </w:rPr>
      </w:pPr>
      <w:ins w:id="396" w:author="David Vacas Miguel" w:date="2018-04-17T00:59:00Z">
        <w:r>
          <w:rPr>
            <w:b/>
          </w:rPr>
          <w:lastRenderedPageBreak/>
          <w:t>Búsqueda Tabú:</w:t>
        </w:r>
        <w:r>
          <w:t xml:space="preserve"> </w:t>
        </w:r>
      </w:ins>
      <w:ins w:id="397" w:author="David Vacas Miguel" w:date="2018-04-17T01:02:00Z">
        <w:r w:rsidR="00F36FC5">
          <w:t>al igual que el anterior, es un algoritmo capaz de escapar de mínimos locales debido a que</w:t>
        </w:r>
      </w:ins>
      <w:ins w:id="398" w:author="David Vacas Miguel" w:date="2018-04-17T01:00:00Z">
        <w:r>
          <w:t xml:space="preserve"> recopila información durante la exploración, </w:t>
        </w:r>
      </w:ins>
      <w:ins w:id="399" w:author="David Vacas Miguel" w:date="2018-04-17T01:01:00Z">
        <w:r>
          <w:t>la cual se utiliza para restringir las elecciones de vecinos en los vecindarios.</w:t>
        </w:r>
      </w:ins>
    </w:p>
    <w:p w:rsidR="00722854" w:rsidRDefault="00722854">
      <w:pPr>
        <w:pStyle w:val="TFGtitulo2"/>
        <w:rPr>
          <w:ins w:id="400" w:author="David Vacas Miguel" w:date="2018-04-14T16:42:00Z"/>
        </w:rPr>
      </w:pPr>
      <w:bookmarkStart w:id="401" w:name="_Toc512858244"/>
      <w:ins w:id="402" w:author="David Vacas Miguel" w:date="2018-04-14T16:43:00Z">
        <w:r>
          <w:t>4. Estructura de la memoria</w:t>
        </w:r>
      </w:ins>
      <w:bookmarkEnd w:id="401"/>
    </w:p>
    <w:p w:rsidR="00932531" w:rsidDel="00E83476" w:rsidRDefault="00E83476" w:rsidP="00E83476">
      <w:pPr>
        <w:pStyle w:val="LetranormalTFG"/>
        <w:rPr>
          <w:del w:id="403" w:author="David Vacas Miguel" w:date="2018-04-14T16:38:00Z"/>
        </w:rPr>
      </w:pPr>
      <w:ins w:id="404" w:author="David Vacas Miguel" w:date="2018-04-17T01:06:00Z">
        <w:r>
          <w:t xml:space="preserve">A </w:t>
        </w:r>
      </w:ins>
      <w:ins w:id="405" w:author="David Vacas Miguel" w:date="2018-04-17T01:15:00Z">
        <w:r>
          <w:t>continuación,</w:t>
        </w:r>
      </w:ins>
      <w:ins w:id="406" w:author="David Vacas Miguel" w:date="2018-04-17T01:06:00Z">
        <w:r>
          <w:t xml:space="preserve"> se describe brevemente la estructura del resto del documento:</w:t>
        </w:r>
      </w:ins>
    </w:p>
    <w:p w:rsidR="00E83476" w:rsidRDefault="00E83476" w:rsidP="00E83476">
      <w:pPr>
        <w:pStyle w:val="LetranormalTFG"/>
        <w:rPr>
          <w:ins w:id="407" w:author="David Vacas Miguel" w:date="2018-04-17T01:15:00Z"/>
        </w:rPr>
      </w:pPr>
    </w:p>
    <w:p w:rsidR="00E83476" w:rsidRDefault="00E83476" w:rsidP="00E83476">
      <w:pPr>
        <w:pStyle w:val="LetranormalTFG"/>
        <w:rPr>
          <w:ins w:id="408" w:author="David Vacas Miguel" w:date="2018-04-17T01:31:00Z"/>
        </w:rPr>
      </w:pPr>
      <w:ins w:id="409" w:author="David Vacas Miguel" w:date="2018-04-17T01:15:00Z">
        <w:r>
          <w:t xml:space="preserve">En el </w:t>
        </w:r>
      </w:ins>
      <w:ins w:id="410" w:author="David Vacas Miguel" w:date="2018-04-17T01:16:00Z">
        <w:r w:rsidR="00C0511F">
          <w:t>C</w:t>
        </w:r>
      </w:ins>
      <w:ins w:id="411" w:author="David Vacas Miguel" w:date="2018-04-17T01:15:00Z">
        <w:r>
          <w:t>ap</w:t>
        </w:r>
      </w:ins>
      <w:ins w:id="412" w:author="David Vacas Miguel" w:date="2018-04-17T01:16:00Z">
        <w:r w:rsidR="00C0511F">
          <w:t>í</w:t>
        </w:r>
      </w:ins>
      <w:ins w:id="413" w:author="David Vacas Miguel" w:date="2018-04-17T01:15:00Z">
        <w:r>
          <w:t>tulo 2</w:t>
        </w:r>
      </w:ins>
      <w:ins w:id="414" w:author="David Vacas Miguel" w:date="2018-04-17T01:16:00Z">
        <w:r>
          <w:t>,</w:t>
        </w:r>
      </w:ins>
      <w:ins w:id="415" w:author="David Vacas Miguel" w:date="2018-04-17T01:15:00Z">
        <w:r>
          <w:t xml:space="preserve"> </w:t>
        </w:r>
      </w:ins>
      <w:ins w:id="416" w:author="David Vacas Miguel" w:date="2018-04-17T01:16:00Z">
        <w:r w:rsidRPr="00E83476">
          <w:rPr>
            <w:b/>
            <w:i/>
            <w:rPrChange w:id="417" w:author="David Vacas Miguel" w:date="2018-04-17T01:16:00Z">
              <w:rPr/>
            </w:rPrChange>
          </w:rPr>
          <w:t>Descripción del problema</w:t>
        </w:r>
        <w:r>
          <w:t xml:space="preserve">, </w:t>
        </w:r>
      </w:ins>
      <w:ins w:id="418" w:author="David Vacas Miguel" w:date="2018-04-17T01:28:00Z">
        <w:r w:rsidR="00A00B90">
          <w:t xml:space="preserve">se comienza explicando que es un vehículo a motor y su configuración </w:t>
        </w:r>
      </w:ins>
      <w:ins w:id="419" w:author="David Vacas Miguel" w:date="2018-04-17T01:29:00Z">
        <w:r w:rsidR="00A00B90">
          <w:t xml:space="preserve">de direccionamiento diferencial, </w:t>
        </w:r>
      </w:ins>
      <w:ins w:id="420" w:author="David Vacas Miguel" w:date="2018-04-17T01:30:00Z">
        <w:r w:rsidR="00A00B90">
          <w:t>así</w:t>
        </w:r>
      </w:ins>
      <w:ins w:id="421" w:author="David Vacas Miguel" w:date="2018-04-17T01:29:00Z">
        <w:r w:rsidR="00A00B90">
          <w:t xml:space="preserve"> como las ecuaciones que se sacan de las mismas para la función objetivo</w:t>
        </w:r>
      </w:ins>
      <w:ins w:id="422" w:author="David Vacas Miguel" w:date="2018-04-17T01:30:00Z">
        <w:r w:rsidR="00A00B90">
          <w:t xml:space="preserve">. A </w:t>
        </w:r>
      </w:ins>
      <w:ins w:id="423" w:author="David Vacas Miguel" w:date="2018-04-17T01:31:00Z">
        <w:r w:rsidR="00A00B90">
          <w:t>continuación,</w:t>
        </w:r>
      </w:ins>
      <w:ins w:id="424"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ins w:id="425" w:author="David Vacas Miguel" w:date="2018-04-17T01:31:00Z">
        <w:r w:rsidR="00A00B90">
          <w:t>como se lleva a cabo la simulación del sistema.</w:t>
        </w:r>
      </w:ins>
    </w:p>
    <w:p w:rsidR="00A00B90" w:rsidRDefault="00A00B90" w:rsidP="00E83476">
      <w:pPr>
        <w:pStyle w:val="LetranormalTFG"/>
        <w:rPr>
          <w:ins w:id="426" w:author="David Vacas Miguel" w:date="2018-04-17T01:36:00Z"/>
        </w:rPr>
      </w:pPr>
      <w:ins w:id="427" w:author="David Vacas Miguel" w:date="2018-04-17T01:31:00Z">
        <w:r>
          <w:t xml:space="preserve">En el Capítulo 3, </w:t>
        </w:r>
        <w:r w:rsidRPr="00A00B90">
          <w:rPr>
            <w:b/>
            <w:i/>
          </w:rPr>
          <w:t>Descripción</w:t>
        </w:r>
        <w:r w:rsidRPr="00A00B90">
          <w:rPr>
            <w:b/>
            <w:i/>
            <w:rPrChange w:id="428" w:author="David Vacas Miguel" w:date="2018-04-17T01:31:00Z">
              <w:rPr/>
            </w:rPrChange>
          </w:rPr>
          <w:t xml:space="preserve"> </w:t>
        </w:r>
        <w:r w:rsidRPr="00A00B90">
          <w:rPr>
            <w:b/>
            <w:i/>
          </w:rPr>
          <w:t>algorítmica</w:t>
        </w:r>
        <w:r>
          <w:t xml:space="preserve">, </w:t>
        </w:r>
      </w:ins>
      <w:ins w:id="429" w:author="David Vacas Miguel" w:date="2018-04-17T01:32:00Z">
        <w:r>
          <w:t>se expone el algoritmo, comenzando por los métodos constructivos utilizados</w:t>
        </w:r>
      </w:ins>
      <w:ins w:id="430" w:author="David Vacas Miguel" w:date="2018-04-17T01:33:00Z">
        <w:r>
          <w:t xml:space="preserve"> seguidos de </w:t>
        </w:r>
      </w:ins>
      <w:ins w:id="431" w:author="David Vacas Miguel" w:date="2018-04-17T01:32:00Z">
        <w:r>
          <w:t>l</w:t>
        </w:r>
      </w:ins>
      <w:ins w:id="432" w:author="David Vacas Miguel" w:date="2018-04-17T01:33:00Z">
        <w:r>
          <w:t>os</w:t>
        </w:r>
      </w:ins>
      <w:ins w:id="433" w:author="David Vacas Miguel" w:date="2018-04-17T01:32:00Z">
        <w:r>
          <w:t xml:space="preserve"> </w:t>
        </w:r>
      </w:ins>
      <w:ins w:id="434" w:author="David Vacas Miguel" w:date="2018-04-17T01:33:00Z">
        <w:r>
          <w:t xml:space="preserve">generadores de vecindarios. Por </w:t>
        </w:r>
        <w:proofErr w:type="spellStart"/>
        <w:r>
          <w:t>ultimo</w:t>
        </w:r>
        <w:proofErr w:type="spellEnd"/>
        <w:r>
          <w:t xml:space="preserve"> se explica el algor</w:t>
        </w:r>
      </w:ins>
      <w:ins w:id="435" w:author="David Vacas Miguel" w:date="2018-04-17T01:34:00Z">
        <w:r>
          <w:t>itmo de búsqueda local básica y</w:t>
        </w:r>
      </w:ins>
      <w:ins w:id="436" w:author="David Vacas Miguel" w:date="2018-04-17T01:35:00Z">
        <w:r>
          <w:t xml:space="preserve"> posibles metaheurísticas con las que escapar de los </w:t>
        </w:r>
      </w:ins>
      <w:ins w:id="437" w:author="David Vacas Miguel" w:date="2018-04-17T01:36:00Z">
        <w:r>
          <w:t>óptimos</w:t>
        </w:r>
      </w:ins>
      <w:ins w:id="438" w:author="David Vacas Miguel" w:date="2018-04-17T01:35:00Z">
        <w:r>
          <w:t xml:space="preserve"> locales.</w:t>
        </w:r>
      </w:ins>
    </w:p>
    <w:p w:rsidR="00A00B90" w:rsidRDefault="00A00B90" w:rsidP="00E83476">
      <w:pPr>
        <w:pStyle w:val="LetranormalTFG"/>
        <w:rPr>
          <w:ins w:id="439" w:author="David Vacas Miguel" w:date="2018-04-17T01:38:00Z"/>
        </w:rPr>
      </w:pPr>
      <w:ins w:id="440" w:author="David Vacas Miguel" w:date="2018-04-17T01:36:00Z">
        <w:r>
          <w:t xml:space="preserve">En el </w:t>
        </w:r>
      </w:ins>
      <w:ins w:id="441" w:author="David Vacas Miguel" w:date="2018-04-17T01:38:00Z">
        <w:r w:rsidR="005872DA">
          <w:t>Capítulo</w:t>
        </w:r>
      </w:ins>
      <w:ins w:id="442" w:author="David Vacas Miguel" w:date="2018-04-17T01:36:00Z">
        <w:r>
          <w:t xml:space="preserve"> 4, </w:t>
        </w:r>
      </w:ins>
      <w:ins w:id="443" w:author="David Vacas Miguel" w:date="2018-04-17T01:38:00Z">
        <w:r w:rsidR="005872DA">
          <w:rPr>
            <w:b/>
            <w:i/>
          </w:rPr>
          <w:t>Implementación</w:t>
        </w:r>
      </w:ins>
      <w:ins w:id="444" w:author="David Vacas Miguel" w:date="2018-04-17T01:36:00Z">
        <w:r>
          <w:t xml:space="preserve">, </w:t>
        </w:r>
        <w:r w:rsidR="005872DA">
          <w:t>se comienza informando sobre la metodología utilizada en el proyecto</w:t>
        </w:r>
      </w:ins>
      <w:ins w:id="445" w:author="David Vacas Miguel" w:date="2018-04-17T01:37:00Z">
        <w:r w:rsidR="005872DA">
          <w:t xml:space="preserve">, lenguaje de programación, sistema de control de versiones, etc. A </w:t>
        </w:r>
      </w:ins>
      <w:ins w:id="446" w:author="David Vacas Miguel" w:date="2018-04-17T01:38:00Z">
        <w:r w:rsidR="005872DA">
          <w:t>continuación,</w:t>
        </w:r>
      </w:ins>
      <w:ins w:id="447"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448" w:author="David Vacas Miguel" w:date="2018-04-17T01:38:00Z">
        <w:r w:rsidR="005872DA">
          <w:t>se describen los detalles algorítmicos de bajo nivel.</w:t>
        </w:r>
      </w:ins>
    </w:p>
    <w:p w:rsidR="005872DA" w:rsidRPr="005872DA" w:rsidRDefault="005872DA">
      <w:pPr>
        <w:pStyle w:val="LetranormalTFG"/>
        <w:rPr>
          <w:ins w:id="449" w:author="David Vacas Miguel" w:date="2018-04-17T01:15:00Z"/>
          <w:rPrChange w:id="450" w:author="David Vacas Miguel" w:date="2018-04-17T01:40:00Z">
            <w:rPr>
              <w:ins w:id="451" w:author="David Vacas Miguel" w:date="2018-04-17T01:15:00Z"/>
            </w:rPr>
          </w:rPrChange>
        </w:rPr>
        <w:pPrChange w:id="452" w:author="David Vacas Miguel" w:date="2018-04-17T01:06:00Z">
          <w:pPr>
            <w:pStyle w:val="TFGtitulo2"/>
          </w:pPr>
        </w:pPrChange>
      </w:pPr>
      <w:ins w:id="453" w:author="David Vacas Miguel" w:date="2018-04-17T01:38:00Z">
        <w:r>
          <w:t>En el Cap</w:t>
        </w:r>
      </w:ins>
      <w:ins w:id="454" w:author="David Vacas Miguel" w:date="2018-04-17T01:39:00Z">
        <w:r>
          <w:t>í</w:t>
        </w:r>
      </w:ins>
      <w:ins w:id="455" w:author="David Vacas Miguel" w:date="2018-04-17T01:38:00Z">
        <w:r>
          <w:t>tulo</w:t>
        </w:r>
      </w:ins>
      <w:ins w:id="456" w:author="David Vacas Miguel" w:date="2018-04-17T01:39:00Z">
        <w:r>
          <w:t xml:space="preserve"> 5</w:t>
        </w:r>
      </w:ins>
      <w:ins w:id="457" w:author="David Vacas Miguel" w:date="2018-04-17T01:40:00Z">
        <w:r>
          <w:t xml:space="preserve">, </w:t>
        </w:r>
        <w:r>
          <w:rPr>
            <w:b/>
            <w:i/>
          </w:rPr>
          <w:t>Resultados</w:t>
        </w:r>
        <w:r>
          <w:t>, se comparan los diferentes r</w:t>
        </w:r>
      </w:ins>
      <w:ins w:id="458" w:author="David Vacas Miguel" w:date="2018-04-17T01:41:00Z">
        <w:r>
          <w:t>esultados obtenidos sobre los diferentes constructores y generadores de vecindarios.</w:t>
        </w:r>
      </w:ins>
    </w:p>
    <w:p w:rsidR="00932531" w:rsidDel="00722854" w:rsidRDefault="00932531">
      <w:pPr>
        <w:pStyle w:val="LetranormalTFG"/>
        <w:rPr>
          <w:del w:id="459" w:author="David Vacas Miguel" w:date="2018-04-14T15:23:00Z"/>
        </w:rPr>
        <w:pPrChange w:id="460" w:author="David Vacas Miguel" w:date="2018-04-17T01:06:00Z">
          <w:pPr>
            <w:pStyle w:val="TFGtitulo2"/>
          </w:pPr>
        </w:pPrChange>
      </w:pPr>
      <w:del w:id="461" w:author="David Vacas Miguel" w:date="2018-04-14T15:23:00Z">
        <w:r w:rsidDel="006A36B1">
          <w:delText xml:space="preserve">Este trabajo nace motivado por un intento de mejorar una de las herramientas </w:delText>
        </w:r>
      </w:del>
      <w:ins w:id="462" w:author="Alberto Herrán González" w:date="2018-03-31T12:46:00Z">
        <w:del w:id="463" w:author="David Vacas Miguel" w:date="2018-04-14T15:23:00Z">
          <w:r w:rsidR="006425E3" w:rsidDel="006A36B1">
            <w:delText xml:space="preserve">que se utilizaban </w:delText>
          </w:r>
        </w:del>
      </w:ins>
      <w:del w:id="464" w:author="David Vacas Miguel" w:date="2018-04-14T15:23:00Z">
        <w:r w:rsidDel="006A36B1">
          <w:delText xml:space="preserve">utilizadas en la </w:delText>
        </w:r>
      </w:del>
      <w:ins w:id="465" w:author="Alberto Herrán González" w:date="2018-03-31T12:46:00Z">
        <w:del w:id="466" w:author="David Vacas Miguel" w:date="2018-04-14T15:23:00Z">
          <w:r w:rsidR="006425E3" w:rsidDel="006A36B1">
            <w:delText xml:space="preserve">antigua </w:delText>
          </w:r>
        </w:del>
      </w:ins>
      <w:del w:id="467"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468" w:author="David Vacas Miguel" w:date="2018-04-14T15:23:00Z"/>
        </w:rPr>
      </w:pPr>
      <w:del w:id="469"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470" w:author="David Vacas Miguel" w:date="2018-04-14T15:23:00Z"/>
        </w:rPr>
      </w:pPr>
      <w:del w:id="471"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472" w:author="David Vacas Miguel" w:date="2018-04-14T15:23:00Z"/>
        </w:rPr>
      </w:pPr>
      <w:del w:id="473"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474" w:author="David Vacas Miguel" w:date="2018-04-14T15:23:00Z"/>
        </w:rPr>
      </w:pPr>
      <w:del w:id="475"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476" w:author="David Vacas Miguel" w:date="2018-04-14T15:23:00Z"/>
          <w:sz w:val="20"/>
          <w:szCs w:val="20"/>
          <w:rPrChange w:id="477" w:author="Alberto Herrán González" w:date="2018-03-31T12:42:00Z">
            <w:rPr>
              <w:del w:id="478" w:author="David Vacas Miguel" w:date="2018-04-14T15:23:00Z"/>
            </w:rPr>
          </w:rPrChange>
        </w:rPr>
        <w:pPrChange w:id="479" w:author="David Vacas Miguel" w:date="2018-04-17T01:06:00Z">
          <w:pPr>
            <w:pStyle w:val="LetranormalTFG"/>
            <w:ind w:left="708" w:hanging="708"/>
            <w:jc w:val="center"/>
          </w:pPr>
        </w:pPrChange>
      </w:pPr>
      <w:del w:id="480" w:author="David Vacas Miguel" w:date="2018-04-14T15:23:00Z">
        <w:r w:rsidRPr="006425E3" w:rsidDel="006A36B1">
          <w:rPr>
            <w:sz w:val="20"/>
            <w:szCs w:val="20"/>
            <w:rPrChange w:id="481" w:author="Alberto Herrán González" w:date="2018-03-31T12:42:00Z">
              <w:rPr>
                <w:b/>
              </w:rPr>
            </w:rPrChange>
          </w:rPr>
          <w:delText>Figura 1.</w:delText>
        </w:r>
        <w:r w:rsidRPr="006425E3" w:rsidDel="006A36B1">
          <w:rPr>
            <w:sz w:val="20"/>
            <w:szCs w:val="20"/>
            <w:rPrChange w:id="482" w:author="Alberto Herrán González" w:date="2018-03-31T12:42:00Z">
              <w:rPr/>
            </w:rPrChange>
          </w:rPr>
          <w:delText xml:space="preserve"> Modelo del desarrollo hecho en MATLAB-Simulink.</w:delText>
        </w:r>
      </w:del>
    </w:p>
    <w:p w:rsidR="00932531" w:rsidDel="006A36B1" w:rsidRDefault="00932531">
      <w:pPr>
        <w:pStyle w:val="LetranormalTFG"/>
        <w:rPr>
          <w:del w:id="483" w:author="David Vacas Miguel" w:date="2018-04-14T15:23:00Z"/>
        </w:rPr>
        <w:pPrChange w:id="484" w:author="David Vacas Miguel" w:date="2018-04-17T01:06:00Z">
          <w:pPr>
            <w:pStyle w:val="LetranormalTFG"/>
            <w:ind w:left="708" w:hanging="708"/>
            <w:jc w:val="center"/>
          </w:pPr>
        </w:pPrChange>
      </w:pPr>
      <w:del w:id="485"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486" w:author="Alberto Herrán González" w:date="2018-03-31T12:58:00Z"/>
          <w:del w:id="487" w:author="David Vacas Miguel" w:date="2018-04-14T15:23:00Z"/>
          <w:sz w:val="20"/>
          <w:szCs w:val="20"/>
        </w:rPr>
        <w:pPrChange w:id="488" w:author="David Vacas Miguel" w:date="2018-04-17T01:06:00Z">
          <w:pPr>
            <w:pStyle w:val="LetranormalTFG"/>
            <w:ind w:left="1416" w:hanging="1416"/>
            <w:jc w:val="center"/>
          </w:pPr>
        </w:pPrChange>
      </w:pPr>
      <w:del w:id="489" w:author="David Vacas Miguel" w:date="2018-04-14T15:23:00Z">
        <w:r w:rsidRPr="006425E3" w:rsidDel="006A36B1">
          <w:rPr>
            <w:sz w:val="20"/>
            <w:szCs w:val="20"/>
            <w:rPrChange w:id="490" w:author="Alberto Herrán González" w:date="2018-03-31T12:45:00Z">
              <w:rPr>
                <w:b/>
              </w:rPr>
            </w:rPrChange>
          </w:rPr>
          <w:delText>Figura 2.</w:delText>
        </w:r>
        <w:r w:rsidRPr="006425E3" w:rsidDel="006A36B1">
          <w:rPr>
            <w:sz w:val="20"/>
            <w:szCs w:val="20"/>
            <w:rPrChange w:id="491"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492" w:author="David Vacas Miguel" w:date="2018-04-14T15:23:00Z"/>
          <w:sz w:val="20"/>
          <w:szCs w:val="20"/>
          <w:rPrChange w:id="493" w:author="Alberto Herrán González" w:date="2018-03-31T12:45:00Z">
            <w:rPr>
              <w:del w:id="494" w:author="David Vacas Miguel" w:date="2018-04-14T15:23:00Z"/>
            </w:rPr>
          </w:rPrChange>
        </w:rPr>
        <w:pPrChange w:id="495" w:author="David Vacas Miguel" w:date="2018-04-17T01:06:00Z">
          <w:pPr>
            <w:pStyle w:val="LetranormalTFG"/>
            <w:ind w:left="1416" w:hanging="1416"/>
            <w:jc w:val="center"/>
          </w:pPr>
        </w:pPrChange>
      </w:pPr>
    </w:p>
    <w:p w:rsidR="00932531" w:rsidDel="006A36B1" w:rsidRDefault="00932531">
      <w:pPr>
        <w:pStyle w:val="LetranormalTFG"/>
        <w:rPr>
          <w:del w:id="496" w:author="David Vacas Miguel" w:date="2018-04-14T15:23:00Z"/>
        </w:rPr>
        <w:pPrChange w:id="497" w:author="David Vacas Miguel" w:date="2018-04-17T01:06:00Z">
          <w:pPr>
            <w:pStyle w:val="LetranormalTFG"/>
            <w:ind w:left="1416" w:hanging="1416"/>
            <w:jc w:val="center"/>
          </w:pPr>
        </w:pPrChange>
      </w:pPr>
    </w:p>
    <w:p w:rsidR="00734822" w:rsidDel="006A36B1" w:rsidRDefault="00932531">
      <w:pPr>
        <w:pStyle w:val="LetranormalTFG"/>
        <w:rPr>
          <w:del w:id="498" w:author="David Vacas Miguel" w:date="2018-04-14T15:23:00Z"/>
        </w:rPr>
      </w:pPr>
      <w:del w:id="499"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500" w:author="David Vacas Miguel" w:date="2018-04-14T15:23:00Z"/>
        </w:rPr>
      </w:pPr>
      <w:del w:id="501"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502" w:author="David Vacas Miguel" w:date="2018-04-14T15:23:00Z"/>
        </w:rPr>
      </w:pPr>
      <w:del w:id="503"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504" w:author="David Vacas Miguel" w:date="2018-04-14T15:23:00Z"/>
          <w:noProof/>
          <w:lang w:eastAsia="es-ES"/>
        </w:rPr>
        <w:pPrChange w:id="505" w:author="David Vacas Miguel" w:date="2018-04-17T01:06:00Z">
          <w:pPr>
            <w:pStyle w:val="LetranormalTFG"/>
            <w:jc w:val="center"/>
          </w:pPr>
        </w:pPrChange>
      </w:pPr>
    </w:p>
    <w:p w:rsidR="00932531" w:rsidDel="006A36B1" w:rsidRDefault="00932531">
      <w:pPr>
        <w:pStyle w:val="LetranormalTFG"/>
        <w:rPr>
          <w:del w:id="506" w:author="David Vacas Miguel" w:date="2018-04-14T15:23:00Z"/>
        </w:rPr>
        <w:pPrChange w:id="507" w:author="David Vacas Miguel" w:date="2018-04-17T01:06:00Z">
          <w:pPr>
            <w:pStyle w:val="LetranormalTFG"/>
            <w:jc w:val="center"/>
          </w:pPr>
        </w:pPrChange>
      </w:pPr>
      <w:del w:id="508"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509" w:author="David Vacas Miguel" w:date="2018-04-14T15:23:00Z"/>
        </w:rPr>
        <w:pPrChange w:id="510" w:author="David Vacas Miguel" w:date="2018-04-17T01:06:00Z">
          <w:pPr>
            <w:pStyle w:val="LetranormalTFG"/>
            <w:jc w:val="center"/>
          </w:pPr>
        </w:pPrChange>
      </w:pPr>
      <w:del w:id="511"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512" w:author="David Vacas Miguel" w:date="2018-04-14T15:23:00Z"/>
        </w:rPr>
      </w:pPr>
    </w:p>
    <w:p w:rsidR="00734822" w:rsidDel="006A36B1" w:rsidRDefault="00734822">
      <w:pPr>
        <w:pStyle w:val="LetranormalTFG"/>
        <w:rPr>
          <w:ins w:id="513" w:author="Alberto Herrán González" w:date="2018-03-31T12:45:00Z"/>
          <w:del w:id="514" w:author="David Vacas Miguel" w:date="2018-04-14T15:23:00Z"/>
        </w:rPr>
      </w:pPr>
      <w:del w:id="515"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516" w:author="Alberto Herrán González" w:date="2018-03-31T12:45:00Z"/>
          <w:del w:id="517" w:author="David Vacas Miguel" w:date="2018-04-14T15:23:00Z"/>
        </w:rPr>
        <w:pPrChange w:id="518" w:author="David Vacas Miguel" w:date="2018-04-17T01:06:00Z">
          <w:pPr>
            <w:pStyle w:val="LetranormalTFG"/>
            <w:jc w:val="center"/>
          </w:pPr>
        </w:pPrChange>
      </w:pPr>
      <w:ins w:id="519" w:author="Alberto Herrán González" w:date="2018-03-31T12:45:00Z">
        <w:del w:id="520"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521" w:author="Alberto Herrán González" w:date="2018-03-31T12:45:00Z"/>
          <w:del w:id="522" w:author="David Vacas Miguel" w:date="2018-04-14T15:23:00Z"/>
          <w:sz w:val="20"/>
          <w:szCs w:val="20"/>
          <w:rPrChange w:id="523" w:author="Alberto Herrán González" w:date="2018-03-31T12:52:00Z">
            <w:rPr>
              <w:ins w:id="524" w:author="Alberto Herrán González" w:date="2018-03-31T12:45:00Z"/>
              <w:del w:id="525" w:author="David Vacas Miguel" w:date="2018-04-14T15:23:00Z"/>
            </w:rPr>
          </w:rPrChange>
        </w:rPr>
        <w:pPrChange w:id="526" w:author="David Vacas Miguel" w:date="2018-04-17T01:06:00Z">
          <w:pPr>
            <w:pStyle w:val="LetranormalTFG"/>
            <w:jc w:val="center"/>
          </w:pPr>
        </w:pPrChange>
      </w:pPr>
      <w:ins w:id="527" w:author="Alberto Herrán González" w:date="2018-03-31T12:45:00Z">
        <w:del w:id="528" w:author="David Vacas Miguel" w:date="2018-04-14T15:23:00Z">
          <w:r w:rsidRPr="00CB0DFB" w:rsidDel="006A36B1">
            <w:rPr>
              <w:sz w:val="20"/>
              <w:szCs w:val="20"/>
              <w:rPrChange w:id="529" w:author="Alberto Herrán González" w:date="2018-03-31T12:52:00Z">
                <w:rPr>
                  <w:b/>
                </w:rPr>
              </w:rPrChange>
            </w:rPr>
            <w:delText>Figura 3.</w:delText>
          </w:r>
          <w:r w:rsidRPr="00CB0DFB" w:rsidDel="006A36B1">
            <w:rPr>
              <w:sz w:val="20"/>
              <w:szCs w:val="20"/>
              <w:rPrChange w:id="530"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531" w:author="David Vacas Miguel" w:date="2018-04-14T15:23:00Z"/>
        </w:rPr>
      </w:pPr>
    </w:p>
    <w:p w:rsidR="00932531" w:rsidDel="006A36B1" w:rsidRDefault="00932531">
      <w:pPr>
        <w:pStyle w:val="LetranormalTFG"/>
        <w:rPr>
          <w:del w:id="532" w:author="David Vacas Miguel" w:date="2018-04-14T15:23:00Z"/>
        </w:rPr>
      </w:pPr>
      <w:del w:id="533"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534" w:author="David Vacas Miguel" w:date="2018-04-14T15:23:00Z"/>
        </w:rPr>
      </w:pPr>
      <w:del w:id="535"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536" w:author="David Vacas Miguel" w:date="2018-04-14T16:38:00Z"/>
        </w:rPr>
      </w:pPr>
    </w:p>
    <w:p w:rsidR="00BC3217" w:rsidDel="005164A7" w:rsidRDefault="00BC3217">
      <w:pPr>
        <w:pStyle w:val="LetranormalTFG"/>
        <w:rPr>
          <w:del w:id="537" w:author="David Vacas Miguel" w:date="2018-04-14T16:35:00Z"/>
        </w:rPr>
      </w:pPr>
      <w:del w:id="538" w:author="David Vacas Miguel" w:date="2018-04-14T16:38:00Z">
        <w:r w:rsidDel="0030074B">
          <w:br w:type="page"/>
        </w:r>
      </w:del>
    </w:p>
    <w:p w:rsidR="006A36B1" w:rsidDel="0048135A" w:rsidRDefault="00BC3217">
      <w:pPr>
        <w:pStyle w:val="LetranormalTFG"/>
        <w:rPr>
          <w:del w:id="539" w:author="David Vacas Miguel" w:date="2018-04-14T16:24:00Z"/>
        </w:rPr>
        <w:pPrChange w:id="540" w:author="David Vacas Miguel" w:date="2018-04-17T01:06:00Z">
          <w:pPr>
            <w:pStyle w:val="TFGtitulo2"/>
          </w:pPr>
        </w:pPrChange>
      </w:pPr>
      <w:del w:id="541" w:author="David Vacas Miguel" w:date="2018-04-14T16:35:00Z">
        <w:r w:rsidDel="005164A7">
          <w:delText>Objetivos</w:delText>
        </w:r>
      </w:del>
    </w:p>
    <w:p w:rsidR="001571B4" w:rsidDel="005164A7" w:rsidRDefault="001571B4">
      <w:pPr>
        <w:pStyle w:val="LetranormalTFG"/>
        <w:rPr>
          <w:del w:id="542" w:author="David Vacas Miguel" w:date="2018-04-14T16:35:00Z"/>
        </w:rPr>
      </w:pPr>
      <w:bookmarkStart w:id="543" w:name="_Toc511483567"/>
      <w:bookmarkEnd w:id="543"/>
    </w:p>
    <w:p w:rsidR="001571B4" w:rsidDel="005164A7" w:rsidRDefault="001571B4">
      <w:pPr>
        <w:pStyle w:val="LetranormalTFG"/>
        <w:rPr>
          <w:del w:id="544" w:author="David Vacas Miguel" w:date="2018-04-14T15:23:00Z"/>
        </w:rPr>
      </w:pPr>
      <w:del w:id="545"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546" w:name="_Toc511483568"/>
        <w:bookmarkEnd w:id="546"/>
      </w:del>
    </w:p>
    <w:p w:rsidR="001571B4" w:rsidRPr="00BC11EF" w:rsidDel="006A36B1" w:rsidRDefault="001571B4">
      <w:pPr>
        <w:pStyle w:val="LetranormalTFG"/>
        <w:rPr>
          <w:del w:id="547" w:author="David Vacas Miguel" w:date="2018-04-14T15:23:00Z"/>
          <w:u w:val="single"/>
        </w:rPr>
        <w:pPrChange w:id="548" w:author="David Vacas Miguel" w:date="2018-04-17T01:06:00Z">
          <w:pPr>
            <w:pStyle w:val="LetranormalTFG"/>
            <w:numPr>
              <w:numId w:val="9"/>
            </w:numPr>
            <w:ind w:left="720" w:hanging="360"/>
          </w:pPr>
        </w:pPrChange>
      </w:pPr>
      <w:del w:id="549" w:author="David Vacas Miguel" w:date="2018-04-14T15:23:00Z">
        <w:r w:rsidRPr="00CB0DFB" w:rsidDel="006A36B1">
          <w:rPr>
            <w:rPrChange w:id="550"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551" w:name="_Toc511483569"/>
        <w:bookmarkEnd w:id="551"/>
      </w:del>
    </w:p>
    <w:p w:rsidR="001571B4" w:rsidRPr="00CB0DFB" w:rsidDel="006A36B1" w:rsidRDefault="001571B4">
      <w:pPr>
        <w:pStyle w:val="LetranormalTFG"/>
        <w:rPr>
          <w:del w:id="552" w:author="David Vacas Miguel" w:date="2018-04-14T15:23:00Z"/>
          <w:u w:val="single"/>
          <w:rPrChange w:id="553" w:author="Alberto Herrán González" w:date="2018-03-31T12:55:00Z">
            <w:rPr>
              <w:del w:id="554" w:author="David Vacas Miguel" w:date="2018-04-14T15:23:00Z"/>
            </w:rPr>
          </w:rPrChange>
        </w:rPr>
        <w:pPrChange w:id="555" w:author="David Vacas Miguel" w:date="2018-04-17T01:06:00Z">
          <w:pPr>
            <w:pStyle w:val="LetranormalTFG"/>
            <w:ind w:left="720"/>
          </w:pPr>
        </w:pPrChange>
      </w:pPr>
      <w:del w:id="556" w:author="David Vacas Miguel" w:date="2018-04-14T15:23:00Z">
        <w:r w:rsidRPr="00CB0DFB" w:rsidDel="006A36B1">
          <w:rPr>
            <w:rPrChange w:id="557"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558" w:name="_Toc511483570"/>
        <w:bookmarkEnd w:id="558"/>
      </w:del>
    </w:p>
    <w:p w:rsidR="00CB0DFB" w:rsidRPr="00047849" w:rsidDel="006A36B1" w:rsidRDefault="00CB0DFB">
      <w:pPr>
        <w:pStyle w:val="LetranormalTFG"/>
        <w:rPr>
          <w:ins w:id="559" w:author="Alberto Herrán González" w:date="2018-03-31T12:55:00Z"/>
          <w:del w:id="560" w:author="David Vacas Miguel" w:date="2018-04-14T15:23:00Z"/>
          <w:u w:val="single"/>
        </w:rPr>
        <w:pPrChange w:id="561" w:author="David Vacas Miguel" w:date="2018-04-17T01:06:00Z">
          <w:pPr>
            <w:pStyle w:val="LetranormalTFG"/>
            <w:numPr>
              <w:numId w:val="9"/>
            </w:numPr>
            <w:ind w:left="720" w:hanging="360"/>
          </w:pPr>
        </w:pPrChange>
      </w:pPr>
      <w:bookmarkStart w:id="562" w:name="_Toc511483571"/>
      <w:bookmarkEnd w:id="562"/>
    </w:p>
    <w:p w:rsidR="001571B4" w:rsidDel="006A36B1" w:rsidRDefault="001571B4">
      <w:pPr>
        <w:pStyle w:val="LetranormalTFG"/>
        <w:rPr>
          <w:del w:id="563" w:author="David Vacas Miguel" w:date="2018-04-14T15:23:00Z"/>
        </w:rPr>
        <w:pPrChange w:id="564" w:author="David Vacas Miguel" w:date="2018-04-17T01:06:00Z">
          <w:pPr>
            <w:pStyle w:val="LetranormalTFG"/>
            <w:ind w:left="720"/>
          </w:pPr>
        </w:pPrChange>
      </w:pPr>
      <w:del w:id="565"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566" w:name="_Toc511483572"/>
        <w:bookmarkEnd w:id="566"/>
      </w:del>
    </w:p>
    <w:p w:rsidR="00CB0DFB" w:rsidRPr="00CB0DFB" w:rsidDel="006A36B1" w:rsidRDefault="001571B4">
      <w:pPr>
        <w:pStyle w:val="LetranormalTFG"/>
        <w:rPr>
          <w:ins w:id="567" w:author="Alberto Herrán González" w:date="2018-03-31T12:55:00Z"/>
          <w:del w:id="568" w:author="David Vacas Miguel" w:date="2018-04-14T15:23:00Z"/>
          <w:u w:val="single"/>
          <w:rPrChange w:id="569" w:author="Alberto Herrán González" w:date="2018-03-31T12:55:00Z">
            <w:rPr>
              <w:ins w:id="570" w:author="Alberto Herrán González" w:date="2018-03-31T12:55:00Z"/>
              <w:del w:id="571" w:author="David Vacas Miguel" w:date="2018-04-14T15:23:00Z"/>
            </w:rPr>
          </w:rPrChange>
        </w:rPr>
        <w:pPrChange w:id="572" w:author="David Vacas Miguel" w:date="2018-04-17T01:06:00Z">
          <w:pPr>
            <w:pStyle w:val="LetranormalTFG"/>
            <w:ind w:left="720"/>
          </w:pPr>
        </w:pPrChange>
      </w:pPr>
      <w:del w:id="573" w:author="David Vacas Miguel" w:date="2018-04-14T15:23:00Z">
        <w:r w:rsidRPr="00CB0DFB" w:rsidDel="006A36B1">
          <w:rPr>
            <w:rPrChange w:id="574"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575" w:name="_Toc511483573"/>
      <w:bookmarkEnd w:id="575"/>
    </w:p>
    <w:p w:rsidR="001571B4" w:rsidRPr="00047849" w:rsidDel="006A36B1" w:rsidRDefault="001571B4">
      <w:pPr>
        <w:pStyle w:val="LetranormalTFG"/>
        <w:rPr>
          <w:del w:id="576" w:author="David Vacas Miguel" w:date="2018-04-14T15:23:00Z"/>
          <w:u w:val="single"/>
        </w:rPr>
        <w:pPrChange w:id="577" w:author="David Vacas Miguel" w:date="2018-04-17T01:06:00Z">
          <w:pPr>
            <w:pStyle w:val="LetranormalTFG"/>
            <w:numPr>
              <w:numId w:val="6"/>
            </w:numPr>
            <w:ind w:left="720" w:hanging="360"/>
          </w:pPr>
        </w:pPrChange>
      </w:pPr>
      <w:del w:id="578" w:author="David Vacas Miguel" w:date="2018-04-14T15:23:00Z">
        <w:r w:rsidDel="006A36B1">
          <w:delText xml:space="preserve"> </w:delText>
        </w:r>
        <w:bookmarkStart w:id="579" w:name="_Toc511483574"/>
        <w:bookmarkEnd w:id="579"/>
      </w:del>
    </w:p>
    <w:p w:rsidR="001571B4" w:rsidDel="006A36B1" w:rsidRDefault="001571B4">
      <w:pPr>
        <w:pStyle w:val="LetranormalTFG"/>
        <w:rPr>
          <w:del w:id="580" w:author="David Vacas Miguel" w:date="2018-04-14T15:23:00Z"/>
        </w:rPr>
        <w:pPrChange w:id="581" w:author="David Vacas Miguel" w:date="2018-04-17T01:06:00Z">
          <w:pPr>
            <w:pStyle w:val="LetranormalTFG"/>
            <w:ind w:left="720"/>
          </w:pPr>
        </w:pPrChange>
      </w:pPr>
      <w:del w:id="582"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583" w:name="_Toc511483575"/>
        <w:bookmarkEnd w:id="583"/>
      </w:del>
    </w:p>
    <w:p w:rsidR="001571B4" w:rsidRPr="00CB0DFB" w:rsidDel="006A36B1" w:rsidRDefault="001571B4">
      <w:pPr>
        <w:pStyle w:val="LetranormalTFG"/>
        <w:rPr>
          <w:del w:id="584" w:author="David Vacas Miguel" w:date="2018-04-14T15:23:00Z"/>
          <w:rPrChange w:id="585" w:author="Alberto Herrán González" w:date="2018-03-31T12:56:00Z">
            <w:rPr>
              <w:del w:id="586" w:author="David Vacas Miguel" w:date="2018-04-14T15:23:00Z"/>
              <w:u w:val="single"/>
            </w:rPr>
          </w:rPrChange>
        </w:rPr>
        <w:pPrChange w:id="587" w:author="David Vacas Miguel" w:date="2018-04-17T01:06:00Z">
          <w:pPr>
            <w:pStyle w:val="LetranormalTFG"/>
            <w:ind w:left="720"/>
          </w:pPr>
        </w:pPrChange>
      </w:pPr>
      <w:bookmarkStart w:id="588" w:name="_Toc511483576"/>
      <w:bookmarkEnd w:id="588"/>
    </w:p>
    <w:p w:rsidR="001571B4" w:rsidRPr="00CB0DFB" w:rsidDel="006A36B1" w:rsidRDefault="001571B4">
      <w:pPr>
        <w:pStyle w:val="LetranormalTFG"/>
        <w:rPr>
          <w:del w:id="589" w:author="David Vacas Miguel" w:date="2018-04-14T15:23:00Z"/>
          <w:rPrChange w:id="590" w:author="Alberto Herrán González" w:date="2018-03-31T12:56:00Z">
            <w:rPr>
              <w:del w:id="591" w:author="David Vacas Miguel" w:date="2018-04-14T15:23:00Z"/>
              <w:u w:val="single"/>
            </w:rPr>
          </w:rPrChange>
        </w:rPr>
        <w:pPrChange w:id="592" w:author="David Vacas Miguel" w:date="2018-04-17T01:06:00Z">
          <w:pPr>
            <w:pStyle w:val="LetranormalTFG"/>
            <w:ind w:left="720"/>
          </w:pPr>
        </w:pPrChange>
      </w:pPr>
      <w:bookmarkStart w:id="593" w:name="_Toc511483577"/>
      <w:bookmarkEnd w:id="593"/>
    </w:p>
    <w:p w:rsidR="001571B4" w:rsidRPr="00CB0DFB" w:rsidDel="006A36B1" w:rsidRDefault="001571B4">
      <w:pPr>
        <w:pStyle w:val="LetranormalTFG"/>
        <w:rPr>
          <w:del w:id="594" w:author="David Vacas Miguel" w:date="2018-04-14T15:23:00Z"/>
          <w:u w:val="single"/>
          <w:rPrChange w:id="595" w:author="Alberto Herrán González" w:date="2018-03-31T12:56:00Z">
            <w:rPr>
              <w:del w:id="596" w:author="David Vacas Miguel" w:date="2018-04-14T15:23:00Z"/>
            </w:rPr>
          </w:rPrChange>
        </w:rPr>
        <w:pPrChange w:id="597" w:author="David Vacas Miguel" w:date="2018-04-17T01:06:00Z">
          <w:pPr>
            <w:pStyle w:val="LetranormalTFG"/>
            <w:ind w:left="708" w:firstLine="12"/>
          </w:pPr>
        </w:pPrChange>
      </w:pPr>
      <w:del w:id="598" w:author="David Vacas Miguel" w:date="2018-04-14T15:23:00Z">
        <w:r w:rsidRPr="00CB0DFB" w:rsidDel="006A36B1">
          <w:rPr>
            <w:rPrChange w:id="599"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600" w:name="_Toc511483578"/>
        <w:bookmarkEnd w:id="600"/>
      </w:del>
    </w:p>
    <w:p w:rsidR="00CB0DFB" w:rsidRPr="00347D83" w:rsidDel="006A36B1" w:rsidRDefault="00CB0DFB">
      <w:pPr>
        <w:pStyle w:val="LetranormalTFG"/>
        <w:rPr>
          <w:ins w:id="601" w:author="Alberto Herrán González" w:date="2018-03-31T12:56:00Z"/>
          <w:del w:id="602" w:author="David Vacas Miguel" w:date="2018-04-14T15:23:00Z"/>
          <w:u w:val="single"/>
        </w:rPr>
        <w:pPrChange w:id="603" w:author="David Vacas Miguel" w:date="2018-04-17T01:06:00Z">
          <w:pPr>
            <w:pStyle w:val="LetranormalTFG"/>
            <w:numPr>
              <w:numId w:val="6"/>
            </w:numPr>
            <w:ind w:left="720" w:hanging="360"/>
          </w:pPr>
        </w:pPrChange>
      </w:pPr>
      <w:bookmarkStart w:id="604" w:name="_Toc511483579"/>
      <w:bookmarkEnd w:id="604"/>
    </w:p>
    <w:p w:rsidR="001571B4" w:rsidDel="006A36B1" w:rsidRDefault="001571B4">
      <w:pPr>
        <w:pStyle w:val="LetranormalTFG"/>
        <w:rPr>
          <w:del w:id="605" w:author="David Vacas Miguel" w:date="2018-04-14T15:23:00Z"/>
        </w:rPr>
        <w:pPrChange w:id="606" w:author="David Vacas Miguel" w:date="2018-04-17T01:06:00Z">
          <w:pPr>
            <w:pStyle w:val="LetranormalTFG"/>
            <w:ind w:left="708" w:firstLine="12"/>
          </w:pPr>
        </w:pPrChange>
      </w:pPr>
      <w:del w:id="607"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608" w:name="_Toc511483580"/>
        <w:bookmarkEnd w:id="608"/>
      </w:del>
    </w:p>
    <w:p w:rsidR="00D87A35" w:rsidDel="006A36B1" w:rsidRDefault="00D87A35">
      <w:pPr>
        <w:pStyle w:val="LetranormalTFG"/>
        <w:rPr>
          <w:del w:id="609" w:author="David Vacas Miguel" w:date="2018-04-14T15:23:00Z"/>
        </w:rPr>
      </w:pPr>
      <w:del w:id="610" w:author="David Vacas Miguel" w:date="2018-04-14T15:23:00Z">
        <w:r w:rsidDel="006A36B1">
          <w:delText>Por lo tanto los requisitos que debe tener la aplicación son:</w:delText>
        </w:r>
        <w:bookmarkStart w:id="611" w:name="_Toc511483581"/>
        <w:bookmarkEnd w:id="611"/>
      </w:del>
    </w:p>
    <w:p w:rsidR="00D87A35" w:rsidDel="006A36B1" w:rsidRDefault="00D87A35">
      <w:pPr>
        <w:pStyle w:val="LetranormalTFG"/>
        <w:rPr>
          <w:del w:id="612" w:author="David Vacas Miguel" w:date="2018-04-14T15:23:00Z"/>
        </w:rPr>
        <w:pPrChange w:id="613" w:author="David Vacas Miguel" w:date="2018-04-17T01:06:00Z">
          <w:pPr>
            <w:pStyle w:val="LetranormalTFG"/>
            <w:numPr>
              <w:numId w:val="6"/>
            </w:numPr>
            <w:ind w:left="720" w:hanging="360"/>
          </w:pPr>
        </w:pPrChange>
      </w:pPr>
      <w:del w:id="614" w:author="David Vacas Miguel" w:date="2018-04-14T15:23:00Z">
        <w:r w:rsidDel="006A36B1">
          <w:delText>Facilidad de cambiar los parámetros del robot.</w:delText>
        </w:r>
        <w:bookmarkStart w:id="615" w:name="_Toc511483582"/>
        <w:bookmarkEnd w:id="615"/>
      </w:del>
    </w:p>
    <w:p w:rsidR="00D87A35" w:rsidRPr="00CB0DFB" w:rsidDel="006A36B1" w:rsidRDefault="00D87A35">
      <w:pPr>
        <w:pStyle w:val="LetranormalTFG"/>
        <w:rPr>
          <w:del w:id="616" w:author="David Vacas Miguel" w:date="2018-04-14T15:23:00Z"/>
        </w:rPr>
      </w:pPr>
      <w:del w:id="617" w:author="David Vacas Miguel" w:date="2018-04-14T15:23:00Z">
        <w:r w:rsidRPr="00CB0DFB" w:rsidDel="006A36B1">
          <w:delText>Visualización de la simulación del robot de forma correcta.</w:delText>
        </w:r>
        <w:bookmarkStart w:id="618" w:name="_Toc511483583"/>
        <w:bookmarkEnd w:id="618"/>
      </w:del>
    </w:p>
    <w:p w:rsidR="00CB0DFB" w:rsidRPr="00CB0DFB" w:rsidDel="006A36B1" w:rsidRDefault="00CB0DFB">
      <w:pPr>
        <w:pStyle w:val="LetranormalTFG"/>
        <w:rPr>
          <w:ins w:id="619" w:author="Alberto Herrán González" w:date="2018-03-31T12:59:00Z"/>
          <w:del w:id="620" w:author="David Vacas Miguel" w:date="2018-04-14T15:23:00Z"/>
        </w:rPr>
        <w:pPrChange w:id="621" w:author="David Vacas Miguel" w:date="2018-04-17T01:06:00Z">
          <w:pPr>
            <w:pStyle w:val="LetranormalTFG"/>
            <w:numPr>
              <w:numId w:val="6"/>
            </w:numPr>
            <w:ind w:left="720" w:hanging="360"/>
          </w:pPr>
        </w:pPrChange>
      </w:pPr>
      <w:bookmarkStart w:id="622" w:name="_Toc511483584"/>
      <w:bookmarkEnd w:id="622"/>
    </w:p>
    <w:p w:rsidR="00D87A35" w:rsidRPr="00CB0DFB" w:rsidDel="006A36B1" w:rsidRDefault="00D87A35">
      <w:pPr>
        <w:pStyle w:val="LetranormalTFG"/>
        <w:rPr>
          <w:del w:id="623" w:author="David Vacas Miguel" w:date="2018-04-14T15:23:00Z"/>
        </w:rPr>
      </w:pPr>
      <w:del w:id="624" w:author="David Vacas Miguel" w:date="2018-04-14T15:23:00Z">
        <w:r w:rsidRPr="00CB0DFB" w:rsidDel="006A36B1">
          <w:delText>Integración de la interfaz y de la simulación en la aplicación.</w:delText>
        </w:r>
        <w:bookmarkStart w:id="625" w:name="_Toc511483585"/>
        <w:bookmarkEnd w:id="625"/>
      </w:del>
    </w:p>
    <w:p w:rsidR="00CB0DFB" w:rsidRPr="00CB0DFB" w:rsidDel="006A36B1" w:rsidRDefault="00CB0DFB">
      <w:pPr>
        <w:pStyle w:val="LetranormalTFG"/>
        <w:rPr>
          <w:ins w:id="626" w:author="Alberto Herrán González" w:date="2018-03-31T12:59:00Z"/>
          <w:del w:id="627" w:author="David Vacas Miguel" w:date="2018-04-14T15:23:00Z"/>
        </w:rPr>
      </w:pPr>
      <w:bookmarkStart w:id="628" w:name="_Toc511483586"/>
      <w:bookmarkEnd w:id="628"/>
    </w:p>
    <w:p w:rsidR="00D87A35" w:rsidRPr="00CB0DFB" w:rsidDel="006A36B1" w:rsidRDefault="00D87A35">
      <w:pPr>
        <w:pStyle w:val="LetranormalTFG"/>
        <w:rPr>
          <w:del w:id="629" w:author="David Vacas Miguel" w:date="2018-04-14T15:23:00Z"/>
        </w:rPr>
        <w:pPrChange w:id="630" w:author="David Vacas Miguel" w:date="2018-04-17T01:06:00Z">
          <w:pPr>
            <w:pStyle w:val="LetranormalTFG"/>
            <w:numPr>
              <w:numId w:val="6"/>
            </w:numPr>
            <w:ind w:left="720" w:hanging="360"/>
          </w:pPr>
        </w:pPrChange>
      </w:pPr>
      <w:del w:id="631" w:author="David Vacas Miguel" w:date="2018-04-14T15:23:00Z">
        <w:r w:rsidRPr="00CB0DFB" w:rsidDel="006A36B1">
          <w:delText>Interfaz user-friendly, fácil de utilizar para todos.</w:delText>
        </w:r>
        <w:bookmarkStart w:id="632" w:name="_Toc511483587"/>
        <w:bookmarkEnd w:id="632"/>
      </w:del>
    </w:p>
    <w:p w:rsidR="00CB0DFB" w:rsidRPr="00CB0DFB" w:rsidDel="006A36B1" w:rsidRDefault="00CB0DFB">
      <w:pPr>
        <w:pStyle w:val="LetranormalTFG"/>
        <w:rPr>
          <w:ins w:id="633" w:author="Alberto Herrán González" w:date="2018-03-31T12:57:00Z"/>
          <w:del w:id="634" w:author="David Vacas Miguel" w:date="2018-04-14T15:23:00Z"/>
        </w:rPr>
      </w:pPr>
      <w:bookmarkStart w:id="635" w:name="_Toc511483588"/>
      <w:bookmarkEnd w:id="635"/>
    </w:p>
    <w:p w:rsidR="00D87A35" w:rsidRPr="00CB0DFB" w:rsidDel="006A36B1" w:rsidRDefault="00D87A35">
      <w:pPr>
        <w:pStyle w:val="LetranormalTFG"/>
        <w:rPr>
          <w:del w:id="636" w:author="David Vacas Miguel" w:date="2018-04-14T15:23:00Z"/>
        </w:rPr>
      </w:pPr>
      <w:del w:id="637"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638" w:name="_Toc511483589"/>
        <w:bookmarkEnd w:id="638"/>
      </w:del>
    </w:p>
    <w:p w:rsidR="00CB0DFB" w:rsidRPr="00CB0DFB" w:rsidDel="006A36B1" w:rsidRDefault="00CB0DFB">
      <w:pPr>
        <w:pStyle w:val="LetranormalTFG"/>
        <w:rPr>
          <w:ins w:id="639" w:author="Alberto Herrán González" w:date="2018-03-31T12:59:00Z"/>
          <w:del w:id="640" w:author="David Vacas Miguel" w:date="2018-04-14T15:23:00Z"/>
        </w:rPr>
        <w:pPrChange w:id="641" w:author="David Vacas Miguel" w:date="2018-04-17T01:06:00Z">
          <w:pPr>
            <w:pStyle w:val="LetranormalTFG"/>
            <w:numPr>
              <w:numId w:val="6"/>
            </w:numPr>
            <w:ind w:left="720" w:hanging="360"/>
          </w:pPr>
        </w:pPrChange>
      </w:pPr>
      <w:bookmarkStart w:id="642" w:name="_Toc511483590"/>
      <w:bookmarkEnd w:id="642"/>
    </w:p>
    <w:p w:rsidR="00D87A35" w:rsidDel="005164A7" w:rsidRDefault="00D87A35">
      <w:pPr>
        <w:pStyle w:val="LetranormalTFG"/>
        <w:rPr>
          <w:del w:id="643" w:author="David Vacas Miguel" w:date="2018-04-14T16:35:00Z"/>
        </w:rPr>
      </w:pPr>
      <w:bookmarkStart w:id="644" w:name="_Toc511483591"/>
      <w:bookmarkEnd w:id="644"/>
    </w:p>
    <w:p w:rsidR="00BC3217" w:rsidRPr="009F1D2F" w:rsidDel="005164A7" w:rsidRDefault="00BC3217">
      <w:pPr>
        <w:pStyle w:val="LetranormalTFG"/>
        <w:rPr>
          <w:del w:id="645" w:author="David Vacas Miguel" w:date="2018-04-14T16:35:00Z"/>
          <w:rFonts w:eastAsiaTheme="majorEastAsia" w:cstheme="majorBidi"/>
          <w:sz w:val="32"/>
          <w:szCs w:val="32"/>
          <w:rPrChange w:id="646" w:author="Alberto Herrán González" w:date="2018-03-31T13:01:00Z">
            <w:rPr>
              <w:del w:id="647" w:author="David Vacas Miguel" w:date="2018-04-14T16:35:00Z"/>
              <w:rFonts w:eastAsiaTheme="majorEastAsia" w:cstheme="majorBidi"/>
              <w:sz w:val="36"/>
              <w:szCs w:val="32"/>
            </w:rPr>
          </w:rPrChange>
        </w:rPr>
      </w:pPr>
      <w:del w:id="648" w:author="David Vacas Miguel" w:date="2018-04-14T16:35:00Z">
        <w:r w:rsidDel="005164A7">
          <w:br w:type="page"/>
        </w:r>
      </w:del>
    </w:p>
    <w:p w:rsidR="00627EFB" w:rsidDel="0030074B" w:rsidRDefault="00BC3217">
      <w:pPr>
        <w:pStyle w:val="LetranormalTFG"/>
        <w:rPr>
          <w:del w:id="649" w:author="David Vacas Miguel" w:date="2018-04-14T16:38:00Z"/>
        </w:rPr>
        <w:pPrChange w:id="650" w:author="David Vacas Miguel" w:date="2018-04-17T01:06:00Z">
          <w:pPr>
            <w:pStyle w:val="TFGtitulo2"/>
            <w:numPr>
              <w:numId w:val="12"/>
            </w:numPr>
            <w:ind w:left="720" w:hanging="360"/>
          </w:pPr>
        </w:pPrChange>
      </w:pPr>
      <w:del w:id="651" w:author="David Vacas Miguel" w:date="2018-04-14T16:35:00Z">
        <w:r w:rsidDel="005164A7">
          <w:delText>Estado del arte</w:delText>
        </w:r>
      </w:del>
    </w:p>
    <w:p w:rsidR="001B4BE0" w:rsidDel="0030074B" w:rsidRDefault="001B4BE0">
      <w:pPr>
        <w:pStyle w:val="LetranormalTFG"/>
        <w:rPr>
          <w:del w:id="652" w:author="David Vacas Miguel" w:date="2018-04-14T16:38:00Z"/>
        </w:rPr>
      </w:pPr>
      <w:bookmarkStart w:id="653" w:name="_Toc511483593"/>
      <w:bookmarkEnd w:id="653"/>
    </w:p>
    <w:p w:rsidR="001B4BE0" w:rsidDel="006A36B1" w:rsidRDefault="001B4BE0">
      <w:pPr>
        <w:pStyle w:val="LetranormalTFG"/>
        <w:rPr>
          <w:del w:id="654" w:author="David Vacas Miguel" w:date="2018-04-14T15:24:00Z"/>
        </w:rPr>
      </w:pPr>
      <w:del w:id="655" w:author="David Vacas Miguel" w:date="2018-04-14T15:24:00Z">
        <w:r w:rsidDel="006A36B1">
          <w:delText>En cuanto a las herramientas que se pueden encontrar en el mercado para simular un robot de este tipo se pueden encontrar de dos tipos:</w:delText>
        </w:r>
        <w:bookmarkStart w:id="656" w:name="_Toc511483594"/>
        <w:bookmarkEnd w:id="656"/>
      </w:del>
    </w:p>
    <w:p w:rsidR="001B4BE0" w:rsidDel="006A36B1" w:rsidRDefault="001B4BE0">
      <w:pPr>
        <w:pStyle w:val="LetranormalTFG"/>
        <w:rPr>
          <w:del w:id="657" w:author="David Vacas Miguel" w:date="2018-04-14T15:24:00Z"/>
        </w:rPr>
        <w:pPrChange w:id="658" w:author="David Vacas Miguel" w:date="2018-04-17T01:06:00Z">
          <w:pPr>
            <w:pStyle w:val="LetranormalTFG"/>
            <w:numPr>
              <w:numId w:val="6"/>
            </w:numPr>
            <w:ind w:left="720" w:hanging="360"/>
          </w:pPr>
        </w:pPrChange>
      </w:pPr>
      <w:del w:id="659"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660" w:name="_Toc511483595"/>
        <w:bookmarkEnd w:id="660"/>
      </w:del>
    </w:p>
    <w:p w:rsidR="009F1D2F" w:rsidRPr="009F1D2F" w:rsidDel="006A36B1" w:rsidRDefault="009F1D2F">
      <w:pPr>
        <w:pStyle w:val="LetranormalTFG"/>
        <w:rPr>
          <w:ins w:id="661" w:author="Alberto Herrán González" w:date="2018-03-31T13:00:00Z"/>
          <w:del w:id="662" w:author="David Vacas Miguel" w:date="2018-04-14T15:24:00Z"/>
          <w:sz w:val="32"/>
          <w:szCs w:val="32"/>
          <w:rPrChange w:id="663" w:author="Alberto Herrán González" w:date="2018-03-31T13:01:00Z">
            <w:rPr>
              <w:ins w:id="664" w:author="Alberto Herrán González" w:date="2018-03-31T13:00:00Z"/>
              <w:del w:id="665" w:author="David Vacas Miguel" w:date="2018-04-14T15:24:00Z"/>
              <w:rFonts w:eastAsiaTheme="majorEastAsia" w:cstheme="majorBidi"/>
              <w:sz w:val="36"/>
              <w:szCs w:val="32"/>
            </w:rPr>
          </w:rPrChange>
        </w:rPr>
        <w:pPrChange w:id="666" w:author="David Vacas Miguel" w:date="2018-04-17T01:06:00Z">
          <w:pPr>
            <w:pStyle w:val="LetranormalTFG"/>
            <w:numPr>
              <w:numId w:val="6"/>
            </w:numPr>
            <w:ind w:left="720" w:hanging="360"/>
          </w:pPr>
        </w:pPrChange>
      </w:pPr>
      <w:bookmarkStart w:id="667" w:name="_Toc511483596"/>
      <w:bookmarkEnd w:id="667"/>
    </w:p>
    <w:p w:rsidR="00BC3217" w:rsidRPr="009F1D2F" w:rsidDel="006A36B1" w:rsidRDefault="001B4BE0">
      <w:pPr>
        <w:pStyle w:val="LetranormalTFG"/>
        <w:rPr>
          <w:del w:id="668" w:author="David Vacas Miguel" w:date="2018-04-14T15:24:00Z"/>
          <w:sz w:val="32"/>
          <w:szCs w:val="32"/>
          <w:rPrChange w:id="669" w:author="Alberto Herrán González" w:date="2018-03-31T13:01:00Z">
            <w:rPr>
              <w:del w:id="670" w:author="David Vacas Miguel" w:date="2018-04-14T15:24:00Z"/>
              <w:rFonts w:eastAsiaTheme="majorEastAsia" w:cstheme="majorBidi"/>
              <w:sz w:val="36"/>
              <w:szCs w:val="32"/>
            </w:rPr>
          </w:rPrChange>
        </w:rPr>
        <w:pPrChange w:id="671" w:author="David Vacas Miguel" w:date="2018-04-17T01:06:00Z">
          <w:pPr>
            <w:pStyle w:val="LetranormalTFG"/>
            <w:numPr>
              <w:numId w:val="6"/>
            </w:numPr>
            <w:ind w:left="720" w:hanging="360"/>
          </w:pPr>
        </w:pPrChange>
      </w:pPr>
      <w:del w:id="672"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673" w:name="_Toc511483597"/>
        <w:bookmarkEnd w:id="673"/>
      </w:del>
    </w:p>
    <w:p w:rsidR="00BC3217" w:rsidDel="00627EFB" w:rsidRDefault="00BC3217">
      <w:pPr>
        <w:pStyle w:val="LetranormalTFG"/>
        <w:rPr>
          <w:del w:id="674" w:author="David Vacas Miguel" w:date="2018-04-14T16:30:00Z"/>
        </w:rPr>
        <w:pPrChange w:id="675" w:author="David Vacas Miguel" w:date="2018-04-17T01:06:00Z">
          <w:pPr>
            <w:pStyle w:val="TFGtitulo2"/>
          </w:pPr>
        </w:pPrChange>
      </w:pPr>
      <w:del w:id="676" w:author="David Vacas Miguel" w:date="2018-04-14T16:38:00Z">
        <w:r w:rsidDel="0030074B">
          <w:delText>Estructura de la memoria</w:delText>
        </w:r>
      </w:del>
    </w:p>
    <w:p w:rsidR="00D87A35" w:rsidDel="00CB0DFB" w:rsidRDefault="00D87A35">
      <w:pPr>
        <w:pStyle w:val="LetranormalTFG"/>
        <w:rPr>
          <w:del w:id="677" w:author="Alberto Herrán González" w:date="2018-03-31T12:57:00Z"/>
        </w:rPr>
      </w:pPr>
    </w:p>
    <w:p w:rsidR="00302AF4" w:rsidDel="006A36B1" w:rsidRDefault="00302AF4">
      <w:pPr>
        <w:pStyle w:val="LetranormalTFG"/>
        <w:rPr>
          <w:del w:id="678" w:author="David Vacas Miguel" w:date="2018-04-14T15:24:00Z"/>
        </w:rPr>
      </w:pPr>
      <w:del w:id="679" w:author="David Vacas Miguel" w:date="2018-04-14T15:24:00Z">
        <w:r w:rsidDel="006A36B1">
          <w:delText>Los capítulos que se abarcan a continuación son:</w:delText>
        </w:r>
      </w:del>
      <w:ins w:id="680" w:author="Alberto Herrán González" w:date="2018-03-31T13:02:00Z">
        <w:del w:id="681" w:author="David Vacas Miguel" w:date="2018-04-14T15:24:00Z">
          <w:r w:rsidR="009F1D2F" w:rsidDel="006A36B1">
            <w:delText>A continuación de describe brevemente la estru</w:delText>
          </w:r>
        </w:del>
      </w:ins>
      <w:ins w:id="682" w:author="Alberto Herrán González" w:date="2018-03-31T13:03:00Z">
        <w:del w:id="683" w:author="David Vacas Miguel" w:date="2018-04-14T15:24:00Z">
          <w:r w:rsidR="009F1D2F" w:rsidDel="006A36B1">
            <w:delText>ctura del resto del documento:</w:delText>
          </w:r>
        </w:del>
      </w:ins>
    </w:p>
    <w:p w:rsidR="00302AF4" w:rsidDel="006A36B1" w:rsidRDefault="009F1D2F">
      <w:pPr>
        <w:pStyle w:val="LetranormalTFG"/>
        <w:rPr>
          <w:del w:id="684" w:author="David Vacas Miguel" w:date="2018-04-14T15:24:00Z"/>
        </w:rPr>
      </w:pPr>
      <w:ins w:id="685" w:author="Alberto Herrán González" w:date="2018-03-31T13:03:00Z">
        <w:del w:id="686" w:author="David Vacas Miguel" w:date="2018-04-14T15:24:00Z">
          <w:r w:rsidDel="006A36B1">
            <w:delText xml:space="preserve">En el Capítulo 2, </w:delText>
          </w:r>
        </w:del>
      </w:ins>
      <w:del w:id="687" w:author="David Vacas Miguel" w:date="2018-04-14T15:24:00Z">
        <w:r w:rsidR="00302AF4" w:rsidRPr="009F1D2F" w:rsidDel="006A36B1">
          <w:rPr>
            <w:i/>
            <w:rPrChange w:id="688" w:author="Alberto Herrán González" w:date="2018-03-31T13:03:00Z">
              <w:rPr/>
            </w:rPrChange>
          </w:rPr>
          <w:delText>Robótica móvil</w:delText>
        </w:r>
      </w:del>
      <w:ins w:id="689" w:author="Alberto Herrán González" w:date="2018-03-31T13:03:00Z">
        <w:del w:id="690" w:author="David Vacas Miguel" w:date="2018-04-14T15:24:00Z">
          <w:r w:rsidDel="006A36B1">
            <w:delText xml:space="preserve">, </w:delText>
          </w:r>
        </w:del>
      </w:ins>
      <w:del w:id="691"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692" w:author="David Vacas Miguel" w:date="2018-04-14T15:24:00Z"/>
        </w:rPr>
      </w:pPr>
      <w:ins w:id="693" w:author="Alberto Herrán González" w:date="2018-03-31T13:03:00Z">
        <w:del w:id="694" w:author="David Vacas Miguel" w:date="2018-04-14T15:24:00Z">
          <w:r w:rsidDel="006A36B1">
            <w:delText xml:space="preserve">En el Capítulo 3, </w:delText>
          </w:r>
        </w:del>
      </w:ins>
      <w:del w:id="695" w:author="David Vacas Miguel" w:date="2018-04-14T15:24:00Z">
        <w:r w:rsidR="00302AF4" w:rsidRPr="009F1D2F" w:rsidDel="006A36B1">
          <w:rPr>
            <w:i/>
            <w:rPrChange w:id="696" w:author="Alberto Herrán González" w:date="2018-03-31T13:04:00Z">
              <w:rPr/>
            </w:rPrChange>
          </w:rPr>
          <w:delText>Entorno tecnológico</w:delText>
        </w:r>
      </w:del>
      <w:ins w:id="697" w:author="Alberto Herrán González" w:date="2018-03-31T13:03:00Z">
        <w:del w:id="698" w:author="David Vacas Miguel" w:date="2018-04-14T15:24:00Z">
          <w:r w:rsidDel="006A36B1">
            <w:delText>,</w:delText>
          </w:r>
        </w:del>
      </w:ins>
      <w:del w:id="699"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700" w:author="Alberto Herrán González" w:date="2018-03-31T13:04:00Z"/>
          <w:del w:id="701" w:author="David Vacas Miguel" w:date="2018-04-14T15:24:00Z"/>
        </w:rPr>
      </w:pPr>
      <w:ins w:id="702" w:author="Alberto Herrán González" w:date="2018-03-31T13:04:00Z">
        <w:del w:id="703" w:author="David Vacas Miguel" w:date="2018-04-14T15:24:00Z">
          <w:r w:rsidDel="006A36B1">
            <w:delText xml:space="preserve">En el Capítulo 4, </w:delText>
          </w:r>
        </w:del>
      </w:ins>
      <w:del w:id="704" w:author="David Vacas Miguel" w:date="2018-04-14T15:24:00Z">
        <w:r w:rsidR="00302AF4" w:rsidRPr="009F1D2F" w:rsidDel="006A36B1">
          <w:rPr>
            <w:i/>
            <w:rPrChange w:id="705"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706" w:author="Alberto Herrán González" w:date="2018-03-31T13:04:00Z">
        <w:del w:id="707" w:author="David Vacas Miguel" w:date="2018-04-14T15:24:00Z">
          <w:r w:rsidDel="006A36B1">
            <w:delText>,</w:delText>
          </w:r>
        </w:del>
      </w:ins>
      <w:del w:id="708"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709" w:author="Alberto Herrán González" w:date="2018-03-31T13:01:00Z"/>
          <w:del w:id="710" w:author="David Vacas Miguel" w:date="2018-04-14T15:24:00Z"/>
        </w:rPr>
      </w:pPr>
      <w:ins w:id="711" w:author="Alberto Herrán González" w:date="2018-03-31T13:04:00Z">
        <w:del w:id="712" w:author="David Vacas Miguel" w:date="2018-04-14T15:24:00Z">
          <w:r w:rsidDel="006A36B1">
            <w:delText xml:space="preserve">Finalmente, en el Capítulo 5, </w:delText>
          </w:r>
          <w:r w:rsidRPr="009F1D2F" w:rsidDel="006A36B1">
            <w:rPr>
              <w:i/>
              <w:rPrChange w:id="713" w:author="Alberto Herrán González" w:date="2018-03-31T13:04:00Z">
                <w:rPr/>
              </w:rPrChange>
            </w:rPr>
            <w:delText>Conclusiones</w:delText>
          </w:r>
          <w:r w:rsidDel="006A36B1">
            <w:delText>, se presentan tanto las conc</w:delText>
          </w:r>
        </w:del>
      </w:ins>
      <w:ins w:id="714" w:author="Alberto Herrán González" w:date="2018-03-31T13:09:00Z">
        <w:del w:id="715" w:author="David Vacas Miguel" w:date="2018-04-14T15:24:00Z">
          <w:r w:rsidDel="006A36B1">
            <w:delText>l</w:delText>
          </w:r>
        </w:del>
      </w:ins>
      <w:ins w:id="716" w:author="Alberto Herrán González" w:date="2018-03-31T13:04:00Z">
        <w:del w:id="717" w:author="David Vacas Miguel" w:date="2018-04-14T15:24:00Z">
          <w:r w:rsidDel="006A36B1">
            <w:delText>usiones del trabajo como</w:delText>
          </w:r>
        </w:del>
      </w:ins>
      <w:ins w:id="718" w:author="Alberto Herrán González" w:date="2018-03-31T13:09:00Z">
        <w:del w:id="719" w:author="David Vacas Miguel" w:date="2018-04-14T15:24:00Z">
          <w:r w:rsidDel="006A36B1">
            <w:delText xml:space="preserve"> su posible ampliaci</w:delText>
          </w:r>
        </w:del>
      </w:ins>
      <w:ins w:id="720" w:author="Alberto Herrán González" w:date="2018-03-31T13:10:00Z">
        <w:del w:id="721" w:author="David Vacas Miguel" w:date="2018-04-14T15:24:00Z">
          <w:r w:rsidDel="006A36B1">
            <w:delText>ón y mejora.</w:delText>
          </w:r>
        </w:del>
      </w:ins>
    </w:p>
    <w:p w:rsidR="00BC3217" w:rsidRPr="00302AF4" w:rsidDel="00722854" w:rsidRDefault="00BC3217">
      <w:pPr>
        <w:pStyle w:val="LetranormalTFG"/>
        <w:rPr>
          <w:del w:id="722" w:author="David Vacas Miguel" w:date="2018-04-14T16:40:00Z"/>
        </w:rPr>
      </w:pPr>
      <w:del w:id="723" w:author="David Vacas Miguel" w:date="2018-04-14T16:30:00Z">
        <w:r w:rsidDel="00627EFB">
          <w:br w:type="page"/>
        </w:r>
      </w:del>
    </w:p>
    <w:p w:rsidR="00722854" w:rsidRDefault="00722854">
      <w:pPr>
        <w:pStyle w:val="LetranormalTFG"/>
        <w:rPr>
          <w:ins w:id="724" w:author="David Vacas Miguel" w:date="2018-04-14T16:40:00Z"/>
        </w:rPr>
        <w:pPrChange w:id="725" w:author="David Vacas Miguel" w:date="2018-04-17T01:06:00Z">
          <w:pPr/>
        </w:pPrChange>
      </w:pPr>
    </w:p>
    <w:p w:rsidR="00722854" w:rsidRDefault="00722854">
      <w:pPr>
        <w:rPr>
          <w:ins w:id="726" w:author="David Vacas Miguel" w:date="2018-04-14T16:40:00Z"/>
          <w:rFonts w:ascii="Century Gothic" w:eastAsiaTheme="majorEastAsia" w:hAnsi="Century Gothic" w:cstheme="majorBidi"/>
          <w:b/>
          <w:sz w:val="40"/>
          <w:szCs w:val="32"/>
        </w:rPr>
      </w:pPr>
      <w:ins w:id="727" w:author="David Vacas Miguel" w:date="2018-04-14T16:40:00Z">
        <w:r>
          <w:br w:type="page"/>
        </w:r>
      </w:ins>
    </w:p>
    <w:p w:rsidR="00BC3217" w:rsidRDefault="00BC3217" w:rsidP="00BC3217">
      <w:pPr>
        <w:pStyle w:val="TituloTFG"/>
      </w:pPr>
      <w:bookmarkStart w:id="728" w:name="_Toc512858245"/>
      <w:r>
        <w:lastRenderedPageBreak/>
        <w:t xml:space="preserve">Capítulo 2 </w:t>
      </w:r>
      <w:ins w:id="729" w:author="David Vacas Miguel" w:date="2018-04-14T15:25:00Z">
        <w:r w:rsidR="006A36B1">
          <w:t>Descripción del problema</w:t>
        </w:r>
      </w:ins>
      <w:bookmarkEnd w:id="728"/>
      <w:del w:id="730" w:author="David Vacas Miguel" w:date="2018-04-14T15:25:00Z">
        <w:r w:rsidDel="006A36B1">
          <w:delText>Robótica móvil</w:delText>
        </w:r>
      </w:del>
    </w:p>
    <w:p w:rsidR="00BC3217" w:rsidRPr="00BD0678" w:rsidDel="00627EFB" w:rsidRDefault="000475C7">
      <w:pPr>
        <w:pStyle w:val="TFGtitulo2"/>
        <w:rPr>
          <w:del w:id="731" w:author="David Vacas Miguel" w:date="2018-04-02T18:04:00Z"/>
        </w:rPr>
      </w:pPr>
      <w:bookmarkStart w:id="732" w:name="_Toc512858246"/>
      <w:ins w:id="733" w:author="David Vacas Miguel" w:date="2018-04-02T18:03:00Z">
        <w:r w:rsidRPr="00BD0678">
          <w:t xml:space="preserve">1. </w:t>
        </w:r>
      </w:ins>
      <w:ins w:id="734" w:author="David Vacas Miguel" w:date="2018-04-14T15:25:00Z">
        <w:r w:rsidR="006A36B1" w:rsidRPr="00BD0678">
          <w:t>Direccionamiento diferencial</w:t>
        </w:r>
      </w:ins>
      <w:bookmarkEnd w:id="732"/>
      <w:del w:id="735" w:author="David Vacas Miguel" w:date="2018-04-14T15:25:00Z">
        <w:r w:rsidR="00BC3217" w:rsidRPr="00BD0678" w:rsidDel="006A36B1">
          <w:delText>Vehículos con ruedas</w:delText>
        </w:r>
      </w:del>
    </w:p>
    <w:p w:rsidR="00950614" w:rsidRDefault="00950614">
      <w:pPr>
        <w:pStyle w:val="TFGtitulo2"/>
        <w:rPr>
          <w:ins w:id="736" w:author="David Vacas Miguel" w:date="2018-04-30T13:27:00Z"/>
        </w:rPr>
        <w:pPrChange w:id="737" w:author="David Vacas Miguel" w:date="2018-04-30T13:27:00Z">
          <w:pPr>
            <w:pStyle w:val="LetranormalTFG"/>
          </w:pPr>
        </w:pPrChange>
      </w:pPr>
    </w:p>
    <w:p w:rsidR="0040696D" w:rsidRDefault="0040696D" w:rsidP="0040696D">
      <w:pPr>
        <w:pStyle w:val="LetranormalTFG"/>
        <w:rPr>
          <w:ins w:id="738" w:author="David Vacas Miguel" w:date="2018-04-17T01:45:00Z"/>
        </w:rPr>
      </w:pPr>
      <w:ins w:id="739"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740" w:author="David Vacas Miguel" w:date="2018-04-17T01:45:00Z"/>
        </w:rPr>
      </w:pPr>
      <w:ins w:id="741"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742" w:author="David Vacas Miguel" w:date="2018-04-17T01:45:00Z"/>
        </w:rPr>
      </w:pPr>
      <w:ins w:id="743"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744" w:author="David Vacas Miguel" w:date="2018-04-17T01:45:00Z"/>
        </w:rPr>
      </w:pPr>
      <w:ins w:id="745" w:author="David Vacas Miguel" w:date="2018-04-17T01:45:00Z">
        <w:r>
          <w:t>A continuación, se pasa a calcular las ecuaciones del modelo cinemático y discreto.</w:t>
        </w:r>
      </w:ins>
    </w:p>
    <w:p w:rsidR="0040696D" w:rsidRDefault="0040696D" w:rsidP="0040696D">
      <w:pPr>
        <w:pStyle w:val="LetranormalTFG"/>
        <w:rPr>
          <w:ins w:id="746" w:author="David Vacas Miguel" w:date="2018-04-17T01:45:00Z"/>
        </w:rPr>
      </w:pPr>
      <w:ins w:id="747" w:author="David Vacas Miguel" w:date="2018-04-17T01:45:00Z">
        <w:r>
          <w:t xml:space="preserve">Según se ve en la figura </w:t>
        </w:r>
      </w:ins>
      <w:ins w:id="748" w:author="David Vacas Miguel" w:date="2018-04-17T02:00:00Z">
        <w:r w:rsidR="00215569">
          <w:t>X</w:t>
        </w:r>
      </w:ins>
      <w:ins w:id="749"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750" w:author="David Vacas Miguel" w:date="2018-04-17T01:45:00Z"/>
        </w:rPr>
      </w:pPr>
    </w:p>
    <w:p w:rsidR="0040696D" w:rsidRDefault="0040696D" w:rsidP="0040696D">
      <w:pPr>
        <w:jc w:val="center"/>
        <w:rPr>
          <w:ins w:id="751" w:author="David Vacas Miguel" w:date="2018-04-17T01:45:00Z"/>
        </w:rPr>
      </w:pPr>
      <w:ins w:id="752"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753" w:author="David Vacas Miguel" w:date="2018-04-17T01:45:00Z"/>
        </w:rPr>
      </w:pPr>
      <w:ins w:id="754" w:author="David Vacas Miguel" w:date="2018-04-17T01:45:00Z">
        <w:r>
          <w:rPr>
            <w:b/>
          </w:rPr>
          <w:t xml:space="preserve">Figura </w:t>
        </w:r>
      </w:ins>
      <w:ins w:id="755" w:author="David Vacas Miguel" w:date="2018-04-17T02:00:00Z">
        <w:r w:rsidR="00215569">
          <w:rPr>
            <w:b/>
          </w:rPr>
          <w:t>X</w:t>
        </w:r>
      </w:ins>
      <w:ins w:id="756" w:author="David Vacas Miguel" w:date="2018-04-17T01:45:00Z">
        <w:r>
          <w:rPr>
            <w:b/>
          </w:rPr>
          <w:t>.</w:t>
        </w:r>
        <w:r>
          <w:t xml:space="preserve"> Modelo cinemático.</w:t>
        </w:r>
      </w:ins>
    </w:p>
    <w:p w:rsidR="0040696D" w:rsidRDefault="0040696D" w:rsidP="0040696D">
      <w:pPr>
        <w:pStyle w:val="LetranormalTFG"/>
        <w:jc w:val="center"/>
        <w:rPr>
          <w:ins w:id="757" w:author="David Vacas Miguel" w:date="2018-04-17T01:45:00Z"/>
        </w:rPr>
      </w:pPr>
    </w:p>
    <w:p w:rsidR="0040696D" w:rsidRDefault="0040696D" w:rsidP="0040696D">
      <w:pPr>
        <w:pStyle w:val="LetranormalTFG"/>
        <w:rPr>
          <w:ins w:id="758" w:author="David Vacas Miguel" w:date="2018-04-17T01:45:00Z"/>
        </w:rPr>
      </w:pPr>
      <w:ins w:id="759"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760" w:author="David Vacas Miguel" w:date="2018-04-17T01:45:00Z"/>
        </w:rPr>
      </w:pPr>
    </w:p>
    <w:p w:rsidR="0040696D" w:rsidRDefault="00CA12DA" w:rsidP="0040696D">
      <w:pPr>
        <w:pStyle w:val="LetranormalTFG"/>
        <w:rPr>
          <w:ins w:id="761" w:author="David Vacas Miguel" w:date="2018-04-17T01:45:00Z"/>
        </w:rPr>
      </w:pPr>
      <m:oMathPara>
        <m:oMathParaPr>
          <m:jc m:val="left"/>
        </m:oMathParaPr>
        <m:oMath>
          <m:sSub>
            <m:sSubPr>
              <m:ctrlPr>
                <w:ins w:id="762" w:author="David Vacas Miguel" w:date="2018-04-17T01:45:00Z">
                  <w:rPr>
                    <w:rFonts w:ascii="Cambria Math" w:hAnsi="Cambria Math"/>
                  </w:rPr>
                </w:ins>
              </m:ctrlPr>
            </m:sSubPr>
            <m:e>
              <m:r>
                <w:ins w:id="763" w:author="David Vacas Miguel" w:date="2018-04-17T01:45:00Z">
                  <w:rPr>
                    <w:rFonts w:ascii="Cambria Math" w:hAnsi="Cambria Math"/>
                  </w:rPr>
                  <m:t>v</m:t>
                </w:ins>
              </m:r>
            </m:e>
            <m:sub>
              <m:r>
                <w:ins w:id="764" w:author="David Vacas Miguel" w:date="2018-04-17T01:45:00Z">
                  <w:rPr>
                    <w:rFonts w:ascii="Cambria Math" w:hAnsi="Cambria Math"/>
                  </w:rPr>
                  <m:t>x</m:t>
                </w:ins>
              </m:r>
            </m:sub>
          </m:sSub>
          <m:r>
            <w:ins w:id="765" w:author="David Vacas Miguel" w:date="2018-04-17T01:45:00Z">
              <m:rPr>
                <m:sty m:val="p"/>
              </m:rPr>
              <w:rPr>
                <w:rFonts w:ascii="Cambria Math" w:hAnsi="Cambria Math"/>
              </w:rPr>
              <m:t>=-</m:t>
            </w:ins>
          </m:r>
          <m:r>
            <w:ins w:id="766" w:author="David Vacas Miguel" w:date="2018-04-17T01:45:00Z">
              <w:rPr>
                <w:rFonts w:ascii="Cambria Math" w:hAnsi="Cambria Math"/>
              </w:rPr>
              <m:t>v</m:t>
            </w:ins>
          </m:r>
          <m:r>
            <w:ins w:id="767" w:author="David Vacas Miguel" w:date="2018-04-17T01:45:00Z">
              <m:rPr>
                <m:sty m:val="p"/>
              </m:rPr>
              <w:rPr>
                <w:rFonts w:ascii="Cambria Math" w:hAnsi="Cambria Math"/>
              </w:rPr>
              <m:t>∙</m:t>
            </w:ins>
          </m:r>
          <m:func>
            <m:funcPr>
              <m:ctrlPr>
                <w:ins w:id="768" w:author="David Vacas Miguel" w:date="2018-04-17T01:45:00Z">
                  <w:rPr>
                    <w:rFonts w:ascii="Cambria Math" w:hAnsi="Cambria Math"/>
                  </w:rPr>
                </w:ins>
              </m:ctrlPr>
            </m:funcPr>
            <m:fName>
              <m:r>
                <w:ins w:id="769" w:author="David Vacas Miguel" w:date="2018-04-17T01:45:00Z">
                  <m:rPr>
                    <m:sty m:val="p"/>
                  </m:rPr>
                  <w:rPr>
                    <w:rFonts w:ascii="Cambria Math" w:hAnsi="Cambria Math"/>
                  </w:rPr>
                  <m:t>sin</m:t>
                </w:ins>
              </m:r>
            </m:fName>
            <m:e>
              <m:d>
                <m:dPr>
                  <m:ctrlPr>
                    <w:ins w:id="770" w:author="David Vacas Miguel" w:date="2018-04-17T01:45:00Z">
                      <w:rPr>
                        <w:rFonts w:ascii="Cambria Math" w:hAnsi="Cambria Math"/>
                      </w:rPr>
                    </w:ins>
                  </m:ctrlPr>
                </m:dPr>
                <m:e>
                  <m:r>
                    <w:ins w:id="771" w:author="David Vacas Miguel" w:date="2018-04-17T01:45:00Z">
                      <w:rPr>
                        <w:rFonts w:ascii="Cambria Math" w:hAnsi="Cambria Math"/>
                      </w:rPr>
                      <m:t>φ</m:t>
                    </w:ins>
                  </m:r>
                </m:e>
              </m:d>
            </m:e>
          </m:func>
        </m:oMath>
      </m:oMathPara>
    </w:p>
    <w:p w:rsidR="0040696D" w:rsidRDefault="00CA12DA" w:rsidP="0040696D">
      <w:pPr>
        <w:pStyle w:val="LetranormalTFG"/>
        <w:tabs>
          <w:tab w:val="right" w:pos="9070"/>
        </w:tabs>
        <w:rPr>
          <w:ins w:id="772" w:author="David Vacas Miguel" w:date="2018-04-17T01:45:00Z"/>
        </w:rPr>
      </w:pPr>
      <m:oMath>
        <m:sSub>
          <m:sSubPr>
            <m:ctrlPr>
              <w:ins w:id="773" w:author="David Vacas Miguel" w:date="2018-04-17T01:45:00Z">
                <w:rPr>
                  <w:rFonts w:ascii="Cambria Math" w:hAnsi="Cambria Math"/>
                </w:rPr>
              </w:ins>
            </m:ctrlPr>
          </m:sSubPr>
          <m:e>
            <m:r>
              <w:ins w:id="774" w:author="David Vacas Miguel" w:date="2018-04-17T01:45:00Z">
                <w:rPr>
                  <w:rFonts w:ascii="Cambria Math" w:hAnsi="Cambria Math"/>
                </w:rPr>
                <m:t>v</m:t>
              </w:ins>
            </m:r>
          </m:e>
          <m:sub>
            <m:r>
              <w:ins w:id="775" w:author="David Vacas Miguel" w:date="2018-04-17T01:45:00Z">
                <w:rPr>
                  <w:rFonts w:ascii="Cambria Math" w:hAnsi="Cambria Math"/>
                </w:rPr>
                <m:t>y</m:t>
              </w:ins>
            </m:r>
          </m:sub>
        </m:sSub>
        <m:r>
          <w:ins w:id="776" w:author="David Vacas Miguel" w:date="2018-04-17T01:45:00Z">
            <m:rPr>
              <m:sty m:val="p"/>
            </m:rPr>
            <w:rPr>
              <w:rFonts w:ascii="Cambria Math" w:hAnsi="Cambria Math"/>
            </w:rPr>
            <m:t>=</m:t>
          </w:ins>
        </m:r>
        <m:r>
          <w:ins w:id="777" w:author="David Vacas Miguel" w:date="2018-04-17T01:45:00Z">
            <w:rPr>
              <w:rFonts w:ascii="Cambria Math" w:hAnsi="Cambria Math"/>
            </w:rPr>
            <m:t>v</m:t>
          </w:ins>
        </m:r>
        <m:r>
          <w:ins w:id="778" w:author="David Vacas Miguel" w:date="2018-04-17T01:45:00Z">
            <m:rPr>
              <m:sty m:val="p"/>
            </m:rPr>
            <w:rPr>
              <w:rFonts w:ascii="Cambria Math" w:hAnsi="Cambria Math"/>
            </w:rPr>
            <m:t>∙</m:t>
          </w:ins>
        </m:r>
        <m:func>
          <m:funcPr>
            <m:ctrlPr>
              <w:ins w:id="779" w:author="David Vacas Miguel" w:date="2018-04-17T01:45:00Z">
                <w:rPr>
                  <w:rFonts w:ascii="Cambria Math" w:hAnsi="Cambria Math"/>
                </w:rPr>
              </w:ins>
            </m:ctrlPr>
          </m:funcPr>
          <m:fName>
            <m:r>
              <w:ins w:id="780" w:author="David Vacas Miguel" w:date="2018-04-17T01:45:00Z">
                <m:rPr>
                  <m:sty m:val="p"/>
                </m:rPr>
                <w:rPr>
                  <w:rFonts w:ascii="Cambria Math" w:hAnsi="Cambria Math"/>
                </w:rPr>
                <m:t>cos</m:t>
              </w:ins>
            </m:r>
          </m:fName>
          <m:e>
            <m:d>
              <m:dPr>
                <m:ctrlPr>
                  <w:ins w:id="781" w:author="David Vacas Miguel" w:date="2018-04-17T01:45:00Z">
                    <w:rPr>
                      <w:rFonts w:ascii="Cambria Math" w:hAnsi="Cambria Math"/>
                    </w:rPr>
                  </w:ins>
                </m:ctrlPr>
              </m:dPr>
              <m:e>
                <m:r>
                  <w:ins w:id="782" w:author="David Vacas Miguel" w:date="2018-04-17T01:45:00Z">
                    <w:rPr>
                      <w:rFonts w:ascii="Cambria Math" w:hAnsi="Cambria Math"/>
                    </w:rPr>
                    <m:t>φ</m:t>
                  </w:ins>
                </m:r>
              </m:e>
            </m:d>
          </m:e>
        </m:func>
      </m:oMath>
      <w:ins w:id="783" w:author="David Vacas Miguel" w:date="2018-04-17T01:45:00Z">
        <w:r w:rsidR="0040696D">
          <w:rPr>
            <w:rFonts w:eastAsiaTheme="minorEastAsia"/>
          </w:rPr>
          <w:tab/>
          <w:t>(1)</w:t>
        </w:r>
      </w:ins>
    </w:p>
    <w:p w:rsidR="0040696D" w:rsidRDefault="00CA12DA" w:rsidP="0040696D">
      <w:pPr>
        <w:pStyle w:val="LetranormalTFG"/>
        <w:rPr>
          <w:ins w:id="784" w:author="David Vacas Miguel" w:date="2018-04-17T01:45:00Z"/>
        </w:rPr>
      </w:pPr>
      <m:oMathPara>
        <m:oMathParaPr>
          <m:jc m:val="left"/>
        </m:oMathParaPr>
        <m:oMath>
          <m:sSub>
            <m:sSubPr>
              <m:ctrlPr>
                <w:ins w:id="785" w:author="David Vacas Miguel" w:date="2018-04-17T01:45:00Z">
                  <w:rPr>
                    <w:rFonts w:ascii="Cambria Math" w:hAnsi="Cambria Math"/>
                  </w:rPr>
                </w:ins>
              </m:ctrlPr>
            </m:sSubPr>
            <m:e>
              <m:r>
                <w:ins w:id="786" w:author="David Vacas Miguel" w:date="2018-04-17T01:45:00Z">
                  <w:rPr>
                    <w:rFonts w:ascii="Cambria Math" w:hAnsi="Cambria Math"/>
                  </w:rPr>
                  <m:t>v</m:t>
                </w:ins>
              </m:r>
            </m:e>
            <m:sub>
              <m:r>
                <w:ins w:id="787" w:author="David Vacas Miguel" w:date="2018-04-17T01:45:00Z">
                  <w:rPr>
                    <w:rFonts w:ascii="Cambria Math" w:hAnsi="Cambria Math"/>
                  </w:rPr>
                  <m:t>φ</m:t>
                </w:ins>
              </m:r>
            </m:sub>
          </m:sSub>
          <m:r>
            <w:ins w:id="788" w:author="David Vacas Miguel" w:date="2018-04-17T01:45:00Z">
              <m:rPr>
                <m:sty m:val="p"/>
              </m:rPr>
              <w:rPr>
                <w:rFonts w:ascii="Cambria Math" w:hAnsi="Cambria Math"/>
              </w:rPr>
              <m:t>=</m:t>
            </w:ins>
          </m:r>
          <m:r>
            <w:ins w:id="789" w:author="David Vacas Miguel" w:date="2018-04-17T01:45:00Z">
              <w:rPr>
                <w:rFonts w:ascii="Cambria Math" w:hAnsi="Cambria Math"/>
              </w:rPr>
              <m:t>w</m:t>
            </w:ins>
          </m:r>
        </m:oMath>
      </m:oMathPara>
    </w:p>
    <w:p w:rsidR="0040696D" w:rsidRDefault="0040696D" w:rsidP="0040696D">
      <w:pPr>
        <w:pStyle w:val="LetranormalTFG"/>
        <w:rPr>
          <w:ins w:id="790" w:author="David Vacas Miguel" w:date="2018-04-17T01:45:00Z"/>
        </w:rPr>
      </w:pPr>
    </w:p>
    <w:p w:rsidR="0040696D" w:rsidRDefault="0040696D" w:rsidP="0040696D">
      <w:pPr>
        <w:pStyle w:val="LetranormalTFG"/>
        <w:rPr>
          <w:ins w:id="791" w:author="David Vacas Miguel" w:date="2018-04-17T01:45:00Z"/>
        </w:rPr>
      </w:pPr>
      <w:ins w:id="792" w:author="David Vacas Miguel" w:date="2018-04-17T01:45:00Z">
        <w:r>
          <w:t>La derivada de una función puede aproximarse por el cociente incremental:</w:t>
        </w:r>
      </w:ins>
    </w:p>
    <w:p w:rsidR="0040696D" w:rsidRDefault="0040696D" w:rsidP="0040696D">
      <w:pPr>
        <w:pStyle w:val="LetranormalTFG"/>
        <w:rPr>
          <w:ins w:id="793" w:author="David Vacas Miguel" w:date="2018-04-17T01:45:00Z"/>
        </w:rPr>
      </w:pPr>
    </w:p>
    <w:p w:rsidR="0040696D" w:rsidRDefault="00CA12DA" w:rsidP="0040696D">
      <w:pPr>
        <w:pStyle w:val="LetranormalTFG"/>
        <w:tabs>
          <w:tab w:val="right" w:pos="9070"/>
        </w:tabs>
        <w:rPr>
          <w:ins w:id="794" w:author="David Vacas Miguel" w:date="2018-04-17T01:45:00Z"/>
          <w:rFonts w:ascii="Times New Roman" w:hAnsi="Times New Roman"/>
          <w:b/>
          <w:u w:val="single"/>
        </w:rPr>
      </w:pPr>
      <m:oMath>
        <m:sSub>
          <m:sSubPr>
            <m:ctrlPr>
              <w:ins w:id="795" w:author="David Vacas Miguel" w:date="2018-04-17T01:45:00Z">
                <w:rPr>
                  <w:rFonts w:ascii="Cambria Math" w:hAnsi="Cambria Math"/>
                </w:rPr>
              </w:ins>
            </m:ctrlPr>
          </m:sSubPr>
          <m:e>
            <m:r>
              <w:ins w:id="796" w:author="David Vacas Miguel" w:date="2018-04-17T01:45:00Z">
                <w:rPr>
                  <w:rFonts w:ascii="Cambria Math" w:hAnsi="Cambria Math"/>
                </w:rPr>
                <m:t>v</m:t>
              </w:ins>
            </m:r>
          </m:e>
          <m:sub>
            <m:r>
              <w:ins w:id="797" w:author="David Vacas Miguel" w:date="2018-04-17T01:45:00Z">
                <w:rPr>
                  <w:rFonts w:ascii="Cambria Math" w:hAnsi="Cambria Math"/>
                </w:rPr>
                <m:t>x</m:t>
              </w:ins>
            </m:r>
          </m:sub>
        </m:sSub>
        <m:r>
          <w:ins w:id="798" w:author="David Vacas Miguel" w:date="2018-04-17T01:45:00Z">
            <m:rPr>
              <m:sty m:val="p"/>
            </m:rPr>
            <w:rPr>
              <w:rFonts w:ascii="Cambria Math" w:hAnsi="Cambria Math"/>
            </w:rPr>
            <m:t>=</m:t>
          </w:ins>
        </m:r>
        <m:f>
          <m:fPr>
            <m:ctrlPr>
              <w:ins w:id="799" w:author="David Vacas Miguel" w:date="2018-04-17T01:45:00Z">
                <w:rPr>
                  <w:rFonts w:ascii="Cambria Math" w:hAnsi="Cambria Math"/>
                </w:rPr>
              </w:ins>
            </m:ctrlPr>
          </m:fPr>
          <m:num>
            <m:r>
              <w:ins w:id="800" w:author="David Vacas Miguel" w:date="2018-04-17T01:45:00Z">
                <w:rPr>
                  <w:rFonts w:ascii="Cambria Math" w:hAnsi="Cambria Math"/>
                </w:rPr>
                <m:t>dx</m:t>
              </w:ins>
            </m:r>
          </m:num>
          <m:den>
            <m:r>
              <w:ins w:id="801" w:author="David Vacas Miguel" w:date="2018-04-17T01:45:00Z">
                <w:rPr>
                  <w:rFonts w:ascii="Cambria Math" w:hAnsi="Cambria Math"/>
                </w:rPr>
                <m:t>dt</m:t>
              </w:ins>
            </m:r>
          </m:den>
        </m:f>
        <m:r>
          <w:ins w:id="802" w:author="David Vacas Miguel" w:date="2018-04-17T01:45:00Z">
            <m:rPr>
              <m:sty m:val="p"/>
            </m:rPr>
            <w:rPr>
              <w:rFonts w:ascii="Cambria Math" w:hAnsi="Cambria Math"/>
            </w:rPr>
            <m:t>=</m:t>
          </w:ins>
        </m:r>
        <m:f>
          <m:fPr>
            <m:ctrlPr>
              <w:ins w:id="803" w:author="David Vacas Miguel" w:date="2018-04-17T01:45:00Z">
                <w:rPr>
                  <w:rFonts w:ascii="Cambria Math" w:hAnsi="Cambria Math"/>
                </w:rPr>
              </w:ins>
            </m:ctrlPr>
          </m:fPr>
          <m:num>
            <m:r>
              <w:ins w:id="804" w:author="David Vacas Miguel" w:date="2018-04-17T01:45:00Z">
                <w:rPr>
                  <w:rFonts w:ascii="Cambria Math" w:hAnsi="Cambria Math"/>
                </w:rPr>
                <m:t>x</m:t>
              </w:ins>
            </m:r>
            <m:d>
              <m:dPr>
                <m:ctrlPr>
                  <w:ins w:id="805" w:author="David Vacas Miguel" w:date="2018-04-17T01:45:00Z">
                    <w:rPr>
                      <w:rFonts w:ascii="Cambria Math" w:hAnsi="Cambria Math"/>
                    </w:rPr>
                  </w:ins>
                </m:ctrlPr>
              </m:dPr>
              <m:e>
                <m:r>
                  <w:ins w:id="806" w:author="David Vacas Miguel" w:date="2018-04-17T01:45:00Z">
                    <w:rPr>
                      <w:rFonts w:ascii="Cambria Math" w:hAnsi="Cambria Math"/>
                    </w:rPr>
                    <m:t>t</m:t>
                  </w:ins>
                </m:r>
                <m:r>
                  <w:ins w:id="807" w:author="David Vacas Miguel" w:date="2018-04-17T01:45:00Z">
                    <m:rPr>
                      <m:sty m:val="p"/>
                    </m:rPr>
                    <w:rPr>
                      <w:rFonts w:ascii="Cambria Math" w:hAnsi="Cambria Math"/>
                    </w:rPr>
                    <m:t>+1</m:t>
                  </w:ins>
                </m:r>
              </m:e>
            </m:d>
            <m:r>
              <w:ins w:id="808" w:author="David Vacas Miguel" w:date="2018-04-17T01:45:00Z">
                <m:rPr>
                  <m:sty m:val="p"/>
                </m:rPr>
                <w:rPr>
                  <w:rFonts w:ascii="Cambria Math" w:hAnsi="Cambria Math"/>
                </w:rPr>
                <m:t>-</m:t>
              </w:ins>
            </m:r>
            <m:r>
              <w:ins w:id="809" w:author="David Vacas Miguel" w:date="2018-04-17T01:45:00Z">
                <w:rPr>
                  <w:rFonts w:ascii="Cambria Math" w:hAnsi="Cambria Math"/>
                </w:rPr>
                <m:t>x</m:t>
              </w:ins>
            </m:r>
            <m:r>
              <w:ins w:id="810" w:author="David Vacas Miguel" w:date="2018-04-17T01:45:00Z">
                <m:rPr>
                  <m:sty m:val="p"/>
                </m:rPr>
                <w:rPr>
                  <w:rFonts w:ascii="Cambria Math" w:hAnsi="Cambria Math"/>
                </w:rPr>
                <m:t>(</m:t>
              </w:ins>
            </m:r>
            <m:r>
              <w:ins w:id="811" w:author="David Vacas Miguel" w:date="2018-04-17T01:45:00Z">
                <w:rPr>
                  <w:rFonts w:ascii="Cambria Math" w:hAnsi="Cambria Math"/>
                </w:rPr>
                <m:t>t</m:t>
              </w:ins>
            </m:r>
            <m:r>
              <w:ins w:id="812" w:author="David Vacas Miguel" w:date="2018-04-17T01:45:00Z">
                <m:rPr>
                  <m:sty m:val="p"/>
                </m:rPr>
                <w:rPr>
                  <w:rFonts w:ascii="Cambria Math" w:hAnsi="Cambria Math"/>
                </w:rPr>
                <m:t>)</m:t>
              </w:ins>
            </m:r>
          </m:num>
          <m:den>
            <m:r>
              <w:ins w:id="813" w:author="David Vacas Miguel" w:date="2018-04-17T01:45:00Z">
                <m:rPr>
                  <m:sty m:val="p"/>
                </m:rPr>
                <w:rPr>
                  <w:rFonts w:ascii="Cambria Math" w:hAnsi="Cambria Math"/>
                </w:rPr>
                <m:t>∆</m:t>
              </w:ins>
            </m:r>
            <m:r>
              <w:ins w:id="814" w:author="David Vacas Miguel" w:date="2018-04-17T01:45:00Z">
                <w:rPr>
                  <w:rFonts w:ascii="Cambria Math" w:hAnsi="Cambria Math"/>
                </w:rPr>
                <m:t>t</m:t>
              </w:ins>
            </m:r>
          </m:den>
        </m:f>
      </m:oMath>
      <w:ins w:id="815" w:author="David Vacas Miguel" w:date="2018-04-17T01:45:00Z">
        <w:r w:rsidR="0040696D">
          <w:rPr>
            <w:rFonts w:eastAsiaTheme="minorEastAsia"/>
          </w:rPr>
          <w:tab/>
        </w:r>
        <w:r w:rsidR="0040696D">
          <w:t>(2)</w:t>
        </w:r>
      </w:ins>
    </w:p>
    <w:p w:rsidR="0040696D" w:rsidRDefault="0040696D" w:rsidP="0040696D">
      <w:pPr>
        <w:pStyle w:val="LetranormalTFG"/>
        <w:rPr>
          <w:ins w:id="816" w:author="David Vacas Miguel" w:date="2018-04-17T01:45:00Z"/>
        </w:rPr>
      </w:pPr>
    </w:p>
    <w:p w:rsidR="0040696D" w:rsidRDefault="0040696D" w:rsidP="0040696D">
      <w:pPr>
        <w:pStyle w:val="LetranormalTFG"/>
        <w:rPr>
          <w:ins w:id="817" w:author="David Vacas Miguel" w:date="2018-04-17T01:45:00Z"/>
        </w:rPr>
      </w:pPr>
      <w:ins w:id="818"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819" w:author="David Vacas Miguel" w:date="2018-04-17T01:45:00Z"/>
        </w:rPr>
      </w:pPr>
      <w:ins w:id="820"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821" w:author="David Vacas Miguel" w:date="2018-04-17T01:45:00Z"/>
        </w:rPr>
      </w:pPr>
    </w:p>
    <w:p w:rsidR="0040696D" w:rsidRDefault="0040696D" w:rsidP="0040696D">
      <w:pPr>
        <w:pStyle w:val="LetranormalTFG"/>
        <w:tabs>
          <w:tab w:val="left" w:pos="708"/>
          <w:tab w:val="left" w:pos="1416"/>
          <w:tab w:val="left" w:pos="2124"/>
          <w:tab w:val="center" w:pos="4535"/>
        </w:tabs>
        <w:rPr>
          <w:ins w:id="822" w:author="David Vacas Miguel" w:date="2018-04-17T01:45:00Z"/>
          <w:rFonts w:eastAsiaTheme="minorEastAsia"/>
        </w:rPr>
      </w:pPr>
      <m:oMath>
        <m:r>
          <w:ins w:id="823" w:author="David Vacas Miguel" w:date="2018-04-17T01:45:00Z">
            <w:rPr>
              <w:rFonts w:ascii="Cambria Math" w:hAnsi="Cambria Math"/>
            </w:rPr>
            <m:t>x</m:t>
          </w:ins>
        </m:r>
        <m:r>
          <w:ins w:id="824" w:author="David Vacas Miguel" w:date="2018-04-17T01:45:00Z">
            <m:rPr>
              <m:sty m:val="p"/>
            </m:rPr>
            <w:rPr>
              <w:rFonts w:ascii="Cambria Math" w:hAnsi="Cambria Math"/>
            </w:rPr>
            <m:t>(</m:t>
          </w:ins>
        </m:r>
        <m:r>
          <w:ins w:id="825" w:author="David Vacas Miguel" w:date="2018-04-17T01:45:00Z">
            <w:rPr>
              <w:rFonts w:ascii="Cambria Math" w:hAnsi="Cambria Math"/>
            </w:rPr>
            <m:t>t</m:t>
          </w:ins>
        </m:r>
        <m:r>
          <w:ins w:id="826" w:author="David Vacas Miguel" w:date="2018-04-17T01:45:00Z">
            <m:rPr>
              <m:sty m:val="p"/>
            </m:rPr>
            <w:rPr>
              <w:rFonts w:ascii="Cambria Math" w:hAnsi="Cambria Math"/>
            </w:rPr>
            <m:t>+1)=</m:t>
          </w:ins>
        </m:r>
        <m:r>
          <w:ins w:id="827" w:author="David Vacas Miguel" w:date="2018-04-17T01:45:00Z">
            <w:rPr>
              <w:rFonts w:ascii="Cambria Math" w:hAnsi="Cambria Math"/>
            </w:rPr>
            <m:t>x</m:t>
          </w:ins>
        </m:r>
        <m:d>
          <m:dPr>
            <m:ctrlPr>
              <w:ins w:id="828" w:author="David Vacas Miguel" w:date="2018-04-17T01:45:00Z">
                <w:rPr>
                  <w:rFonts w:ascii="Cambria Math" w:hAnsi="Cambria Math"/>
                </w:rPr>
              </w:ins>
            </m:ctrlPr>
          </m:dPr>
          <m:e>
            <m:r>
              <w:ins w:id="829" w:author="David Vacas Miguel" w:date="2018-04-17T01:45:00Z">
                <w:rPr>
                  <w:rFonts w:ascii="Cambria Math" w:hAnsi="Cambria Math"/>
                </w:rPr>
                <m:t>t</m:t>
              </w:ins>
            </m:r>
          </m:e>
        </m:d>
        <m:r>
          <w:ins w:id="830" w:author="David Vacas Miguel" w:date="2018-04-17T01:45:00Z">
            <m:rPr>
              <m:sty m:val="p"/>
            </m:rPr>
            <w:rPr>
              <w:rFonts w:ascii="Cambria Math" w:hAnsi="Cambria Math"/>
            </w:rPr>
            <m:t>+</m:t>
          </w:ins>
        </m:r>
        <m:sSub>
          <m:sSubPr>
            <m:ctrlPr>
              <w:ins w:id="831" w:author="David Vacas Miguel" w:date="2018-04-17T01:45:00Z">
                <w:rPr>
                  <w:rFonts w:ascii="Cambria Math" w:hAnsi="Cambria Math"/>
                </w:rPr>
              </w:ins>
            </m:ctrlPr>
          </m:sSubPr>
          <m:e>
            <m:r>
              <w:ins w:id="832" w:author="David Vacas Miguel" w:date="2018-04-17T01:45:00Z">
                <w:rPr>
                  <w:rFonts w:ascii="Cambria Math" w:hAnsi="Cambria Math"/>
                </w:rPr>
                <m:t>v</m:t>
              </w:ins>
            </m:r>
          </m:e>
          <m:sub>
            <m:r>
              <w:ins w:id="833" w:author="David Vacas Miguel" w:date="2018-04-17T01:45:00Z">
                <w:rPr>
                  <w:rFonts w:ascii="Cambria Math" w:hAnsi="Cambria Math"/>
                </w:rPr>
                <m:t>x</m:t>
              </w:ins>
            </m:r>
          </m:sub>
        </m:sSub>
        <m:r>
          <w:ins w:id="834" w:author="David Vacas Miguel" w:date="2018-04-17T01:45:00Z">
            <m:rPr>
              <m:sty m:val="p"/>
            </m:rPr>
            <w:rPr>
              <w:rFonts w:ascii="Cambria Math" w:hAnsi="Cambria Math"/>
            </w:rPr>
            <m:t>∙∆</m:t>
          </w:ins>
        </m:r>
        <m:r>
          <w:ins w:id="835" w:author="David Vacas Miguel" w:date="2018-04-17T01:45:00Z">
            <w:rPr>
              <w:rFonts w:ascii="Cambria Math" w:hAnsi="Cambria Math"/>
            </w:rPr>
            <m:t>t</m:t>
          </w:ins>
        </m:r>
      </m:oMath>
      <w:ins w:id="836" w:author="David Vacas Miguel" w:date="2018-04-17T01:45:00Z">
        <w:r>
          <w:rPr>
            <w:rFonts w:eastAsiaTheme="minorEastAsia"/>
          </w:rPr>
          <w:tab/>
          <w:t>(3)</w:t>
        </w:r>
      </w:ins>
    </w:p>
    <w:p w:rsidR="0040696D" w:rsidRDefault="0040696D" w:rsidP="0040696D">
      <w:pPr>
        <w:pStyle w:val="LetranormalTFG"/>
        <w:rPr>
          <w:ins w:id="837" w:author="David Vacas Miguel" w:date="2018-04-17T01:45:00Z"/>
        </w:rPr>
      </w:pPr>
    </w:p>
    <w:p w:rsidR="0040696D" w:rsidRDefault="0040696D" w:rsidP="0040696D">
      <w:pPr>
        <w:pStyle w:val="LetranormalTFG"/>
        <w:rPr>
          <w:ins w:id="838" w:author="David Vacas Miguel" w:date="2018-04-17T01:45:00Z"/>
        </w:rPr>
      </w:pPr>
      <w:ins w:id="839" w:author="David Vacas Miguel" w:date="2018-04-17T01:45:00Z">
        <w:r>
          <w:t>Aplicando el mismo resultado al resto de coordenadas del modelo cinemático directo, se obtiene:</w:t>
        </w:r>
      </w:ins>
    </w:p>
    <w:p w:rsidR="0040696D" w:rsidRDefault="0040696D" w:rsidP="0040696D">
      <w:pPr>
        <w:pStyle w:val="LetranormalTFG"/>
        <w:rPr>
          <w:ins w:id="840" w:author="David Vacas Miguel" w:date="2018-04-17T01:45:00Z"/>
        </w:rPr>
      </w:pPr>
    </w:p>
    <w:p w:rsidR="0040696D" w:rsidRDefault="0040696D" w:rsidP="0040696D">
      <w:pPr>
        <w:pStyle w:val="LetranormalTFG"/>
        <w:rPr>
          <w:ins w:id="841" w:author="David Vacas Miguel" w:date="2018-04-17T01:45:00Z"/>
        </w:rPr>
      </w:pPr>
      <m:oMathPara>
        <m:oMathParaPr>
          <m:jc m:val="left"/>
        </m:oMathParaPr>
        <m:oMath>
          <m:r>
            <w:ins w:id="842" w:author="David Vacas Miguel" w:date="2018-04-17T01:45:00Z">
              <w:rPr>
                <w:rFonts w:ascii="Cambria Math" w:hAnsi="Cambria Math"/>
              </w:rPr>
              <m:t>x</m:t>
            </w:ins>
          </m:r>
          <m:r>
            <w:ins w:id="843" w:author="David Vacas Miguel" w:date="2018-04-17T01:45:00Z">
              <m:rPr>
                <m:sty m:val="p"/>
              </m:rPr>
              <w:rPr>
                <w:rFonts w:ascii="Cambria Math" w:hAnsi="Cambria Math"/>
              </w:rPr>
              <m:t>(</m:t>
            </w:ins>
          </m:r>
          <m:r>
            <w:ins w:id="844" w:author="David Vacas Miguel" w:date="2018-04-17T01:45:00Z">
              <w:rPr>
                <w:rFonts w:ascii="Cambria Math" w:hAnsi="Cambria Math"/>
              </w:rPr>
              <m:t>t</m:t>
            </w:ins>
          </m:r>
          <m:r>
            <w:ins w:id="845" w:author="David Vacas Miguel" w:date="2018-04-17T01:45:00Z">
              <m:rPr>
                <m:sty m:val="p"/>
              </m:rPr>
              <w:rPr>
                <w:rFonts w:ascii="Cambria Math" w:hAnsi="Cambria Math"/>
              </w:rPr>
              <m:t>+1)=</m:t>
            </w:ins>
          </m:r>
          <m:r>
            <w:ins w:id="846" w:author="David Vacas Miguel" w:date="2018-04-17T01:45:00Z">
              <w:rPr>
                <w:rFonts w:ascii="Cambria Math" w:hAnsi="Cambria Math"/>
              </w:rPr>
              <m:t>x</m:t>
            </w:ins>
          </m:r>
          <m:d>
            <m:dPr>
              <m:ctrlPr>
                <w:ins w:id="847" w:author="David Vacas Miguel" w:date="2018-04-17T01:45:00Z">
                  <w:rPr>
                    <w:rFonts w:ascii="Cambria Math" w:hAnsi="Cambria Math"/>
                  </w:rPr>
                </w:ins>
              </m:ctrlPr>
            </m:dPr>
            <m:e>
              <m:r>
                <w:ins w:id="848" w:author="David Vacas Miguel" w:date="2018-04-17T01:45:00Z">
                  <w:rPr>
                    <w:rFonts w:ascii="Cambria Math" w:hAnsi="Cambria Math"/>
                  </w:rPr>
                  <m:t>t</m:t>
                </w:ins>
              </m:r>
            </m:e>
          </m:d>
          <m:r>
            <w:ins w:id="849" w:author="David Vacas Miguel" w:date="2018-04-17T01:45:00Z">
              <m:rPr>
                <m:sty m:val="p"/>
              </m:rPr>
              <w:rPr>
                <w:rFonts w:ascii="Cambria Math" w:hAnsi="Cambria Math"/>
              </w:rPr>
              <m:t>+</m:t>
            </w:ins>
          </m:r>
          <m:sSub>
            <m:sSubPr>
              <m:ctrlPr>
                <w:ins w:id="850" w:author="David Vacas Miguel" w:date="2018-04-17T01:45:00Z">
                  <w:rPr>
                    <w:rFonts w:ascii="Cambria Math" w:hAnsi="Cambria Math"/>
                  </w:rPr>
                </w:ins>
              </m:ctrlPr>
            </m:sSubPr>
            <m:e>
              <m:r>
                <w:ins w:id="851" w:author="David Vacas Miguel" w:date="2018-04-17T01:45:00Z">
                  <w:rPr>
                    <w:rFonts w:ascii="Cambria Math" w:hAnsi="Cambria Math"/>
                  </w:rPr>
                  <m:t>v</m:t>
                </w:ins>
              </m:r>
            </m:e>
            <m:sub>
              <m:r>
                <w:ins w:id="852" w:author="David Vacas Miguel" w:date="2018-04-17T01:45:00Z">
                  <w:rPr>
                    <w:rFonts w:ascii="Cambria Math" w:hAnsi="Cambria Math"/>
                  </w:rPr>
                  <m:t>x</m:t>
                </w:ins>
              </m:r>
            </m:sub>
          </m:sSub>
          <m:r>
            <w:ins w:id="853" w:author="David Vacas Miguel" w:date="2018-04-17T01:45:00Z">
              <m:rPr>
                <m:sty m:val="p"/>
              </m:rPr>
              <w:rPr>
                <w:rFonts w:ascii="Cambria Math" w:hAnsi="Cambria Math"/>
              </w:rPr>
              <m:t>∙∆</m:t>
            </w:ins>
          </m:r>
          <m:r>
            <w:ins w:id="854" w:author="David Vacas Miguel" w:date="2018-04-17T01:45:00Z">
              <w:rPr>
                <w:rFonts w:ascii="Cambria Math" w:hAnsi="Cambria Math"/>
              </w:rPr>
              <m:t>t</m:t>
            </w:ins>
          </m:r>
        </m:oMath>
      </m:oMathPara>
    </w:p>
    <w:p w:rsidR="0040696D" w:rsidRDefault="0040696D" w:rsidP="0040696D">
      <w:pPr>
        <w:pStyle w:val="LetranormalTFG"/>
        <w:rPr>
          <w:ins w:id="855" w:author="David Vacas Miguel" w:date="2018-04-17T01:45:00Z"/>
        </w:rPr>
      </w:pPr>
      <m:oMath>
        <m:r>
          <w:ins w:id="856" w:author="David Vacas Miguel" w:date="2018-04-17T01:45:00Z">
            <w:rPr>
              <w:rFonts w:ascii="Cambria Math" w:hAnsi="Cambria Math"/>
            </w:rPr>
            <m:t>y</m:t>
          </w:ins>
        </m:r>
        <m:r>
          <w:ins w:id="857" w:author="David Vacas Miguel" w:date="2018-04-17T01:45:00Z">
            <m:rPr>
              <m:sty m:val="p"/>
            </m:rPr>
            <w:rPr>
              <w:rFonts w:ascii="Cambria Math" w:hAnsi="Cambria Math"/>
            </w:rPr>
            <m:t>(</m:t>
          </w:ins>
        </m:r>
        <m:r>
          <w:ins w:id="858" w:author="David Vacas Miguel" w:date="2018-04-17T01:45:00Z">
            <w:rPr>
              <w:rFonts w:ascii="Cambria Math" w:hAnsi="Cambria Math"/>
            </w:rPr>
            <m:t>t</m:t>
          </w:ins>
        </m:r>
        <m:r>
          <w:ins w:id="859" w:author="David Vacas Miguel" w:date="2018-04-17T01:45:00Z">
            <m:rPr>
              <m:sty m:val="p"/>
            </m:rPr>
            <w:rPr>
              <w:rFonts w:ascii="Cambria Math" w:hAnsi="Cambria Math"/>
            </w:rPr>
            <m:t>+1)=</m:t>
          </w:ins>
        </m:r>
        <m:r>
          <w:ins w:id="860" w:author="David Vacas Miguel" w:date="2018-04-17T01:45:00Z">
            <w:rPr>
              <w:rFonts w:ascii="Cambria Math" w:hAnsi="Cambria Math"/>
            </w:rPr>
            <m:t>y</m:t>
          </w:ins>
        </m:r>
        <m:d>
          <m:dPr>
            <m:ctrlPr>
              <w:ins w:id="861" w:author="David Vacas Miguel" w:date="2018-04-17T01:45:00Z">
                <w:rPr>
                  <w:rFonts w:ascii="Cambria Math" w:hAnsi="Cambria Math"/>
                </w:rPr>
              </w:ins>
            </m:ctrlPr>
          </m:dPr>
          <m:e>
            <m:r>
              <w:ins w:id="862" w:author="David Vacas Miguel" w:date="2018-04-17T01:45:00Z">
                <w:rPr>
                  <w:rFonts w:ascii="Cambria Math" w:hAnsi="Cambria Math"/>
                </w:rPr>
                <m:t>t</m:t>
              </w:ins>
            </m:r>
          </m:e>
        </m:d>
        <m:r>
          <w:ins w:id="863" w:author="David Vacas Miguel" w:date="2018-04-17T01:45:00Z">
            <m:rPr>
              <m:sty m:val="p"/>
            </m:rPr>
            <w:rPr>
              <w:rFonts w:ascii="Cambria Math" w:hAnsi="Cambria Math"/>
            </w:rPr>
            <m:t>+</m:t>
          </w:ins>
        </m:r>
        <m:sSub>
          <m:sSubPr>
            <m:ctrlPr>
              <w:ins w:id="864" w:author="David Vacas Miguel" w:date="2018-04-17T01:45:00Z">
                <w:rPr>
                  <w:rFonts w:ascii="Cambria Math" w:hAnsi="Cambria Math"/>
                </w:rPr>
              </w:ins>
            </m:ctrlPr>
          </m:sSubPr>
          <m:e>
            <m:r>
              <w:ins w:id="865" w:author="David Vacas Miguel" w:date="2018-04-17T01:45:00Z">
                <w:rPr>
                  <w:rFonts w:ascii="Cambria Math" w:hAnsi="Cambria Math"/>
                </w:rPr>
                <m:t>v</m:t>
              </w:ins>
            </m:r>
          </m:e>
          <m:sub>
            <m:r>
              <w:ins w:id="866" w:author="David Vacas Miguel" w:date="2018-04-17T01:45:00Z">
                <w:rPr>
                  <w:rFonts w:ascii="Cambria Math" w:hAnsi="Cambria Math"/>
                </w:rPr>
                <m:t>y</m:t>
              </w:ins>
            </m:r>
          </m:sub>
        </m:sSub>
        <m:r>
          <w:ins w:id="867" w:author="David Vacas Miguel" w:date="2018-04-17T01:45:00Z">
            <m:rPr>
              <m:sty m:val="p"/>
            </m:rPr>
            <w:rPr>
              <w:rFonts w:ascii="Cambria Math" w:hAnsi="Cambria Math"/>
            </w:rPr>
            <m:t>∙∆</m:t>
          </w:ins>
        </m:r>
        <m:r>
          <w:ins w:id="868" w:author="David Vacas Miguel" w:date="2018-04-17T01:45:00Z">
            <w:rPr>
              <w:rFonts w:ascii="Cambria Math" w:hAnsi="Cambria Math"/>
            </w:rPr>
            <m:t>t</m:t>
          </w:ins>
        </m:r>
      </m:oMath>
      <w:ins w:id="869" w:author="David Vacas Miguel" w:date="2018-04-17T01:45:00Z">
        <w:r>
          <w:rPr>
            <w:rFonts w:eastAsiaTheme="minorEastAsia"/>
          </w:rPr>
          <w:tab/>
        </w:r>
        <w:r>
          <w:rPr>
            <w:rFonts w:eastAsiaTheme="minorEastAsia"/>
          </w:rPr>
          <w:tab/>
          <w:t>(4)</w:t>
        </w:r>
      </w:ins>
    </w:p>
    <w:p w:rsidR="0040696D" w:rsidRDefault="0040696D" w:rsidP="0040696D">
      <w:pPr>
        <w:pStyle w:val="LetranormalTFG"/>
        <w:rPr>
          <w:ins w:id="870" w:author="David Vacas Miguel" w:date="2018-04-17T01:45:00Z"/>
        </w:rPr>
      </w:pPr>
      <m:oMathPara>
        <m:oMathParaPr>
          <m:jc m:val="left"/>
        </m:oMathParaPr>
        <m:oMath>
          <m:r>
            <w:ins w:id="871" w:author="David Vacas Miguel" w:date="2018-04-17T01:45:00Z">
              <w:rPr>
                <w:rFonts w:ascii="Cambria Math" w:hAnsi="Cambria Math"/>
              </w:rPr>
              <m:t>φ</m:t>
            </w:ins>
          </m:r>
          <m:r>
            <w:ins w:id="872" w:author="David Vacas Miguel" w:date="2018-04-17T01:45:00Z">
              <m:rPr>
                <m:sty m:val="p"/>
              </m:rPr>
              <w:rPr>
                <w:rFonts w:ascii="Cambria Math" w:hAnsi="Cambria Math"/>
              </w:rPr>
              <m:t>(</m:t>
            </w:ins>
          </m:r>
          <m:r>
            <w:ins w:id="873" w:author="David Vacas Miguel" w:date="2018-04-17T01:45:00Z">
              <w:rPr>
                <w:rFonts w:ascii="Cambria Math" w:hAnsi="Cambria Math"/>
              </w:rPr>
              <m:t>t</m:t>
            </w:ins>
          </m:r>
          <m:r>
            <w:ins w:id="874" w:author="David Vacas Miguel" w:date="2018-04-17T01:45:00Z">
              <m:rPr>
                <m:sty m:val="p"/>
              </m:rPr>
              <w:rPr>
                <w:rFonts w:ascii="Cambria Math" w:hAnsi="Cambria Math"/>
              </w:rPr>
              <m:t>+1)=</m:t>
            </w:ins>
          </m:r>
          <m:r>
            <w:ins w:id="875" w:author="David Vacas Miguel" w:date="2018-04-17T01:45:00Z">
              <w:rPr>
                <w:rFonts w:ascii="Cambria Math" w:hAnsi="Cambria Math"/>
              </w:rPr>
              <m:t>φ</m:t>
            </w:ins>
          </m:r>
          <m:d>
            <m:dPr>
              <m:ctrlPr>
                <w:ins w:id="876" w:author="David Vacas Miguel" w:date="2018-04-17T01:45:00Z">
                  <w:rPr>
                    <w:rFonts w:ascii="Cambria Math" w:hAnsi="Cambria Math"/>
                  </w:rPr>
                </w:ins>
              </m:ctrlPr>
            </m:dPr>
            <m:e>
              <m:r>
                <w:ins w:id="877" w:author="David Vacas Miguel" w:date="2018-04-17T01:45:00Z">
                  <w:rPr>
                    <w:rFonts w:ascii="Cambria Math" w:hAnsi="Cambria Math"/>
                  </w:rPr>
                  <m:t>t</m:t>
                </w:ins>
              </m:r>
            </m:e>
          </m:d>
          <m:r>
            <w:ins w:id="878" w:author="David Vacas Miguel" w:date="2018-04-17T01:45:00Z">
              <m:rPr>
                <m:sty m:val="p"/>
              </m:rPr>
              <w:rPr>
                <w:rFonts w:ascii="Cambria Math" w:hAnsi="Cambria Math"/>
              </w:rPr>
              <m:t>+</m:t>
            </w:ins>
          </m:r>
          <m:sSub>
            <m:sSubPr>
              <m:ctrlPr>
                <w:ins w:id="879" w:author="David Vacas Miguel" w:date="2018-04-17T01:45:00Z">
                  <w:rPr>
                    <w:rFonts w:ascii="Cambria Math" w:hAnsi="Cambria Math"/>
                  </w:rPr>
                </w:ins>
              </m:ctrlPr>
            </m:sSubPr>
            <m:e>
              <m:r>
                <w:ins w:id="880" w:author="David Vacas Miguel" w:date="2018-04-17T01:45:00Z">
                  <w:rPr>
                    <w:rFonts w:ascii="Cambria Math" w:hAnsi="Cambria Math"/>
                  </w:rPr>
                  <m:t>v</m:t>
                </w:ins>
              </m:r>
            </m:e>
            <m:sub>
              <m:r>
                <w:ins w:id="881" w:author="David Vacas Miguel" w:date="2018-04-17T01:45:00Z">
                  <w:rPr>
                    <w:rFonts w:ascii="Cambria Math" w:hAnsi="Cambria Math"/>
                  </w:rPr>
                  <m:t>φ</m:t>
                </w:ins>
              </m:r>
            </m:sub>
          </m:sSub>
          <m:r>
            <w:ins w:id="882" w:author="David Vacas Miguel" w:date="2018-04-17T01:45:00Z">
              <m:rPr>
                <m:sty m:val="p"/>
              </m:rPr>
              <w:rPr>
                <w:rFonts w:ascii="Cambria Math" w:hAnsi="Cambria Math"/>
              </w:rPr>
              <m:t>∙∆</m:t>
            </w:ins>
          </m:r>
          <m:r>
            <w:ins w:id="883" w:author="David Vacas Miguel" w:date="2018-04-17T01:45:00Z">
              <w:rPr>
                <w:rFonts w:ascii="Cambria Math" w:hAnsi="Cambria Math"/>
              </w:rPr>
              <m:t>t</m:t>
            </w:ins>
          </m:r>
        </m:oMath>
      </m:oMathPara>
    </w:p>
    <w:p w:rsidR="0065054E" w:rsidRDefault="0040696D" w:rsidP="0040696D">
      <w:pPr>
        <w:pStyle w:val="LetranormalTFG"/>
        <w:rPr>
          <w:ins w:id="884" w:author="David Vacas Miguel" w:date="2018-04-17T01:46:00Z"/>
        </w:rPr>
      </w:pPr>
      <w:ins w:id="885"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886" w:author="David Vacas Miguel" w:date="2018-04-17T02:38:00Z"/>
        </w:rPr>
      </w:pPr>
      <w:ins w:id="887" w:author="David Vacas Miguel" w:date="2018-04-17T02:39:00Z">
        <w:r>
          <w:lastRenderedPageBreak/>
          <w:t xml:space="preserve">Los vehículos con ruedas tienen diferentes configuraciones, el direccionamiento diferencial es una de ellas. El robot que se ha simulado utiliza </w:t>
        </w:r>
      </w:ins>
      <w:ins w:id="888" w:author="David Vacas Miguel" w:date="2018-04-17T02:40:00Z">
        <w:r>
          <w:t xml:space="preserve">esta configuración, por lo </w:t>
        </w:r>
        <w:r w:rsidR="00ED69F6">
          <w:t>tanto,</w:t>
        </w:r>
        <w:r>
          <w:t xml:space="preserve"> a </w:t>
        </w:r>
        <w:r w:rsidR="00ED69F6">
          <w:t>continuación,</w:t>
        </w:r>
        <w:r>
          <w:t xml:space="preserve"> se explica la misma y se deducen las </w:t>
        </w:r>
      </w:ins>
      <w:ins w:id="889" w:author="David Vacas Miguel" w:date="2018-05-27T20:18:00Z">
        <w:r w:rsidR="00A52BFA">
          <w:t>fórmulas</w:t>
        </w:r>
      </w:ins>
      <w:ins w:id="890" w:author="David Vacas Miguel" w:date="2018-04-17T02:40:00Z">
        <w:r>
          <w:t xml:space="preserve"> utilizadas para la simulación.</w:t>
        </w:r>
      </w:ins>
    </w:p>
    <w:p w:rsidR="0040696D" w:rsidRDefault="0040696D" w:rsidP="0040696D">
      <w:pPr>
        <w:pStyle w:val="LetranormalTFG"/>
        <w:rPr>
          <w:ins w:id="891" w:author="David Vacas Miguel" w:date="2018-04-17T01:46:00Z"/>
        </w:rPr>
      </w:pPr>
      <w:ins w:id="892"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893" w:author="David Vacas Miguel" w:date="2018-04-17T02:01:00Z">
        <w:r w:rsidR="00215569">
          <w:t>X</w:t>
        </w:r>
      </w:ins>
      <w:ins w:id="894"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895" w:author="David Vacas Miguel" w:date="2018-04-17T01:46:00Z"/>
        </w:rPr>
      </w:pPr>
    </w:p>
    <w:p w:rsidR="0040696D" w:rsidRDefault="0040696D" w:rsidP="0040696D">
      <w:pPr>
        <w:jc w:val="center"/>
        <w:rPr>
          <w:ins w:id="896" w:author="David Vacas Miguel" w:date="2018-04-17T01:46:00Z"/>
        </w:rPr>
      </w:pPr>
      <w:ins w:id="897"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898" w:author="David Vacas Miguel" w:date="2018-04-17T01:46:00Z"/>
        </w:rPr>
      </w:pPr>
      <w:ins w:id="899" w:author="David Vacas Miguel" w:date="2018-04-17T01:46:00Z">
        <w:r>
          <w:rPr>
            <w:b/>
          </w:rPr>
          <w:t xml:space="preserve">Figura </w:t>
        </w:r>
      </w:ins>
      <w:ins w:id="900" w:author="David Vacas Miguel" w:date="2018-04-17T02:01:00Z">
        <w:r w:rsidR="00215569">
          <w:rPr>
            <w:b/>
          </w:rPr>
          <w:t>X</w:t>
        </w:r>
      </w:ins>
      <w:ins w:id="901" w:author="David Vacas Miguel" w:date="2018-04-17T01:46:00Z">
        <w:r>
          <w:rPr>
            <w:b/>
          </w:rPr>
          <w:t>.</w:t>
        </w:r>
        <w:r>
          <w:t xml:space="preserve"> Locomoción mediante guiado diferencial.</w:t>
        </w:r>
      </w:ins>
    </w:p>
    <w:p w:rsidR="0040696D" w:rsidRDefault="0040696D" w:rsidP="0040696D">
      <w:pPr>
        <w:pStyle w:val="LetranormalTFG"/>
        <w:jc w:val="center"/>
        <w:rPr>
          <w:ins w:id="902" w:author="David Vacas Miguel" w:date="2018-04-17T01:46:00Z"/>
        </w:rPr>
      </w:pPr>
    </w:p>
    <w:p w:rsidR="0040696D" w:rsidRDefault="0040696D" w:rsidP="0040696D">
      <w:pPr>
        <w:pStyle w:val="LetranormalTFG"/>
        <w:rPr>
          <w:ins w:id="903" w:author="David Vacas Miguel" w:date="2018-04-17T01:46:00Z"/>
        </w:rPr>
      </w:pPr>
      <w:ins w:id="904"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respectivamente.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905" w:author="David Vacas Miguel" w:date="2018-04-17T01:46:00Z"/>
        </w:rPr>
      </w:pPr>
      <m:oMath>
        <m:r>
          <w:ins w:id="906" w:author="David Vacas Miguel" w:date="2018-04-17T01:46:00Z">
            <w:rPr>
              <w:rFonts w:ascii="Cambria Math" w:hAnsi="Cambria Math"/>
            </w:rPr>
            <m:t>v</m:t>
          </w:ins>
        </m:r>
        <m:r>
          <w:ins w:id="907" w:author="David Vacas Miguel" w:date="2018-04-17T01:46:00Z">
            <m:rPr>
              <m:sty m:val="p"/>
            </m:rPr>
            <w:rPr>
              <w:rFonts w:ascii="Cambria Math" w:hAnsi="Cambria Math"/>
            </w:rPr>
            <m:t>=</m:t>
          </w:ins>
        </m:r>
        <m:f>
          <m:fPr>
            <m:ctrlPr>
              <w:ins w:id="908" w:author="David Vacas Miguel" w:date="2018-04-17T01:46:00Z">
                <w:rPr>
                  <w:rFonts w:ascii="Cambria Math" w:hAnsi="Cambria Math"/>
                </w:rPr>
              </w:ins>
            </m:ctrlPr>
          </m:fPr>
          <m:num>
            <m:sSub>
              <m:sSubPr>
                <m:ctrlPr>
                  <w:ins w:id="909" w:author="David Vacas Miguel" w:date="2018-04-17T01:46:00Z">
                    <w:rPr>
                      <w:rFonts w:ascii="Cambria Math" w:hAnsi="Cambria Math"/>
                    </w:rPr>
                  </w:ins>
                </m:ctrlPr>
              </m:sSubPr>
              <m:e>
                <m:r>
                  <w:ins w:id="910" w:author="David Vacas Miguel" w:date="2018-04-17T01:46:00Z">
                    <w:rPr>
                      <w:rFonts w:ascii="Cambria Math" w:hAnsi="Cambria Math"/>
                    </w:rPr>
                    <m:t>v</m:t>
                  </w:ins>
                </m:r>
              </m:e>
              <m:sub>
                <m:r>
                  <w:ins w:id="911" w:author="David Vacas Miguel" w:date="2018-04-17T01:46:00Z">
                    <w:rPr>
                      <w:rFonts w:ascii="Cambria Math" w:hAnsi="Cambria Math"/>
                    </w:rPr>
                    <m:t>d</m:t>
                  </w:ins>
                </m:r>
              </m:sub>
            </m:sSub>
            <m:r>
              <w:ins w:id="912" w:author="David Vacas Miguel" w:date="2018-04-17T01:46:00Z">
                <m:rPr>
                  <m:sty m:val="p"/>
                </m:rPr>
                <w:rPr>
                  <w:rFonts w:ascii="Cambria Math" w:hAnsi="Cambria Math"/>
                </w:rPr>
                <m:t>+</m:t>
              </w:ins>
            </m:r>
            <m:sSub>
              <m:sSubPr>
                <m:ctrlPr>
                  <w:ins w:id="913" w:author="David Vacas Miguel" w:date="2018-04-17T01:46:00Z">
                    <w:rPr>
                      <w:rFonts w:ascii="Cambria Math" w:hAnsi="Cambria Math"/>
                    </w:rPr>
                  </w:ins>
                </m:ctrlPr>
              </m:sSubPr>
              <m:e>
                <m:r>
                  <w:ins w:id="914" w:author="David Vacas Miguel" w:date="2018-04-17T01:46:00Z">
                    <w:rPr>
                      <w:rFonts w:ascii="Cambria Math" w:hAnsi="Cambria Math"/>
                    </w:rPr>
                    <m:t>v</m:t>
                  </w:ins>
                </m:r>
              </m:e>
              <m:sub>
                <m:r>
                  <w:ins w:id="915" w:author="David Vacas Miguel" w:date="2018-04-17T01:46:00Z">
                    <w:rPr>
                      <w:rFonts w:ascii="Cambria Math" w:hAnsi="Cambria Math"/>
                    </w:rPr>
                    <m:t>i</m:t>
                  </w:ins>
                </m:r>
              </m:sub>
            </m:sSub>
          </m:num>
          <m:den>
            <m:r>
              <w:ins w:id="916" w:author="David Vacas Miguel" w:date="2018-04-17T01:46:00Z">
                <m:rPr>
                  <m:sty m:val="p"/>
                </m:rPr>
                <w:rPr>
                  <w:rFonts w:ascii="Cambria Math" w:hAnsi="Cambria Math"/>
                </w:rPr>
                <m:t>2</m:t>
              </w:ins>
            </m:r>
          </m:den>
        </m:f>
        <m:r>
          <w:ins w:id="917" w:author="David Vacas Miguel" w:date="2018-04-17T01:46:00Z">
            <m:rPr>
              <m:sty m:val="p"/>
            </m:rPr>
            <w:rPr>
              <w:rFonts w:ascii="Cambria Math" w:hAnsi="Cambria Math"/>
            </w:rPr>
            <m:t>=</m:t>
          </w:ins>
        </m:r>
        <m:f>
          <m:fPr>
            <m:ctrlPr>
              <w:ins w:id="918" w:author="David Vacas Miguel" w:date="2018-04-17T01:46:00Z">
                <w:rPr>
                  <w:rFonts w:ascii="Cambria Math" w:hAnsi="Cambria Math"/>
                </w:rPr>
              </w:ins>
            </m:ctrlPr>
          </m:fPr>
          <m:num>
            <m:d>
              <m:dPr>
                <m:ctrlPr>
                  <w:ins w:id="919" w:author="David Vacas Miguel" w:date="2018-04-17T01:46:00Z">
                    <w:rPr>
                      <w:rFonts w:ascii="Cambria Math" w:hAnsi="Cambria Math"/>
                    </w:rPr>
                  </w:ins>
                </m:ctrlPr>
              </m:dPr>
              <m:e>
                <m:sSub>
                  <m:sSubPr>
                    <m:ctrlPr>
                      <w:ins w:id="920" w:author="David Vacas Miguel" w:date="2018-04-17T01:46:00Z">
                        <w:rPr>
                          <w:rFonts w:ascii="Cambria Math" w:hAnsi="Cambria Math"/>
                        </w:rPr>
                      </w:ins>
                    </m:ctrlPr>
                  </m:sSubPr>
                  <m:e>
                    <m:r>
                      <w:ins w:id="921" w:author="David Vacas Miguel" w:date="2018-04-17T01:46:00Z">
                        <w:rPr>
                          <w:rFonts w:ascii="Cambria Math" w:hAnsi="Cambria Math"/>
                        </w:rPr>
                        <m:t>v</m:t>
                      </w:ins>
                    </m:r>
                  </m:e>
                  <m:sub>
                    <m:r>
                      <w:ins w:id="922" w:author="David Vacas Miguel" w:date="2018-04-17T01:46:00Z">
                        <w:rPr>
                          <w:rFonts w:ascii="Cambria Math" w:hAnsi="Cambria Math"/>
                        </w:rPr>
                        <m:t>d</m:t>
                      </w:ins>
                    </m:r>
                  </m:sub>
                </m:sSub>
                <m:r>
                  <w:ins w:id="923" w:author="David Vacas Miguel" w:date="2018-04-17T01:46:00Z">
                    <m:rPr>
                      <m:sty m:val="p"/>
                    </m:rPr>
                    <w:rPr>
                      <w:rFonts w:ascii="Cambria Math" w:hAnsi="Cambria Math"/>
                    </w:rPr>
                    <m:t>+</m:t>
                  </w:ins>
                </m:r>
                <m:sSub>
                  <m:sSubPr>
                    <m:ctrlPr>
                      <w:ins w:id="924" w:author="David Vacas Miguel" w:date="2018-04-17T01:46:00Z">
                        <w:rPr>
                          <w:rFonts w:ascii="Cambria Math" w:hAnsi="Cambria Math"/>
                        </w:rPr>
                      </w:ins>
                    </m:ctrlPr>
                  </m:sSubPr>
                  <m:e>
                    <m:r>
                      <w:ins w:id="925" w:author="David Vacas Miguel" w:date="2018-04-17T01:46:00Z">
                        <w:rPr>
                          <w:rFonts w:ascii="Cambria Math" w:hAnsi="Cambria Math"/>
                        </w:rPr>
                        <m:t>v</m:t>
                      </w:ins>
                    </m:r>
                  </m:e>
                  <m:sub>
                    <m:r>
                      <w:ins w:id="926" w:author="David Vacas Miguel" w:date="2018-04-17T01:46:00Z">
                        <w:rPr>
                          <w:rFonts w:ascii="Cambria Math" w:hAnsi="Cambria Math"/>
                        </w:rPr>
                        <m:t>i</m:t>
                      </w:ins>
                    </m:r>
                  </m:sub>
                </m:sSub>
              </m:e>
            </m:d>
            <m:r>
              <w:ins w:id="927" w:author="David Vacas Miguel" w:date="2018-04-17T01:46:00Z">
                <m:rPr>
                  <m:sty m:val="p"/>
                </m:rPr>
                <w:rPr>
                  <w:rFonts w:ascii="Cambria Math" w:hAnsi="Cambria Math"/>
                </w:rPr>
                <m:t>∙</m:t>
              </w:ins>
            </m:r>
            <m:r>
              <w:ins w:id="928" w:author="David Vacas Miguel" w:date="2018-04-17T01:46:00Z">
                <w:rPr>
                  <w:rFonts w:ascii="Cambria Math" w:hAnsi="Cambria Math"/>
                </w:rPr>
                <m:t>WR</m:t>
              </w:ins>
            </m:r>
          </m:num>
          <m:den>
            <m:r>
              <w:ins w:id="929" w:author="David Vacas Miguel" w:date="2018-04-17T01:46:00Z">
                <m:rPr>
                  <m:sty m:val="p"/>
                </m:rPr>
                <w:rPr>
                  <w:rFonts w:ascii="Cambria Math" w:hAnsi="Cambria Math"/>
                </w:rPr>
                <m:t>2</m:t>
              </w:ins>
            </m:r>
          </m:den>
        </m:f>
      </m:oMath>
      <w:ins w:id="930" w:author="David Vacas Miguel" w:date="2018-04-17T01:46:00Z">
        <w:r>
          <w:rPr>
            <w:rFonts w:eastAsiaTheme="minorEastAsia"/>
          </w:rPr>
          <w:tab/>
        </w:r>
        <w:r>
          <w:rPr>
            <w:rFonts w:eastAsiaTheme="minorEastAsia"/>
          </w:rPr>
          <w:tab/>
        </w:r>
      </w:ins>
    </w:p>
    <w:p w:rsidR="0040696D" w:rsidRDefault="0040696D" w:rsidP="0040696D">
      <w:pPr>
        <w:pStyle w:val="LetranormalTFG"/>
        <w:rPr>
          <w:ins w:id="931" w:author="David Vacas Miguel" w:date="2018-04-17T01:46:00Z"/>
        </w:rPr>
      </w:pPr>
      <m:oMath>
        <m:r>
          <w:ins w:id="932" w:author="David Vacas Miguel" w:date="2018-04-17T01:46:00Z">
            <w:rPr>
              <w:rFonts w:ascii="Cambria Math" w:hAnsi="Cambria Math"/>
            </w:rPr>
            <m:t>w</m:t>
          </w:ins>
        </m:r>
        <m:r>
          <w:ins w:id="933" w:author="David Vacas Miguel" w:date="2018-04-17T01:46:00Z">
            <m:rPr>
              <m:sty m:val="p"/>
            </m:rPr>
            <w:rPr>
              <w:rFonts w:ascii="Cambria Math" w:hAnsi="Cambria Math"/>
            </w:rPr>
            <m:t>=</m:t>
          </w:ins>
        </m:r>
        <m:f>
          <m:fPr>
            <m:ctrlPr>
              <w:ins w:id="934" w:author="David Vacas Miguel" w:date="2018-04-17T01:46:00Z">
                <w:rPr>
                  <w:rFonts w:ascii="Cambria Math" w:hAnsi="Cambria Math"/>
                </w:rPr>
              </w:ins>
            </m:ctrlPr>
          </m:fPr>
          <m:num>
            <m:sSub>
              <m:sSubPr>
                <m:ctrlPr>
                  <w:ins w:id="935" w:author="David Vacas Miguel" w:date="2018-04-17T01:46:00Z">
                    <w:rPr>
                      <w:rFonts w:ascii="Cambria Math" w:hAnsi="Cambria Math"/>
                    </w:rPr>
                  </w:ins>
                </m:ctrlPr>
              </m:sSubPr>
              <m:e>
                <m:r>
                  <w:ins w:id="936" w:author="David Vacas Miguel" w:date="2018-04-17T01:46:00Z">
                    <w:rPr>
                      <w:rFonts w:ascii="Cambria Math" w:hAnsi="Cambria Math"/>
                    </w:rPr>
                    <m:t>v</m:t>
                  </w:ins>
                </m:r>
              </m:e>
              <m:sub>
                <m:r>
                  <w:ins w:id="937" w:author="David Vacas Miguel" w:date="2018-04-17T01:46:00Z">
                    <w:rPr>
                      <w:rFonts w:ascii="Cambria Math" w:hAnsi="Cambria Math"/>
                    </w:rPr>
                    <m:t>d</m:t>
                  </w:ins>
                </m:r>
              </m:sub>
            </m:sSub>
            <m:r>
              <w:ins w:id="938" w:author="David Vacas Miguel" w:date="2018-04-17T01:46:00Z">
                <m:rPr>
                  <m:sty m:val="p"/>
                </m:rPr>
                <w:rPr>
                  <w:rFonts w:ascii="Cambria Math" w:hAnsi="Cambria Math"/>
                </w:rPr>
                <m:t>-</m:t>
              </w:ins>
            </m:r>
            <m:sSub>
              <m:sSubPr>
                <m:ctrlPr>
                  <w:ins w:id="939" w:author="David Vacas Miguel" w:date="2018-04-17T01:46:00Z">
                    <w:rPr>
                      <w:rFonts w:ascii="Cambria Math" w:hAnsi="Cambria Math"/>
                    </w:rPr>
                  </w:ins>
                </m:ctrlPr>
              </m:sSubPr>
              <m:e>
                <m:r>
                  <w:ins w:id="940" w:author="David Vacas Miguel" w:date="2018-04-17T01:46:00Z">
                    <w:rPr>
                      <w:rFonts w:ascii="Cambria Math" w:hAnsi="Cambria Math"/>
                    </w:rPr>
                    <m:t>v</m:t>
                  </w:ins>
                </m:r>
              </m:e>
              <m:sub>
                <m:r>
                  <w:ins w:id="941" w:author="David Vacas Miguel" w:date="2018-04-17T01:46:00Z">
                    <w:rPr>
                      <w:rFonts w:ascii="Cambria Math" w:hAnsi="Cambria Math"/>
                    </w:rPr>
                    <m:t>i</m:t>
                  </w:ins>
                </m:r>
              </m:sub>
            </m:sSub>
          </m:num>
          <m:den>
            <m:r>
              <w:ins w:id="942" w:author="David Vacas Miguel" w:date="2018-04-17T01:46:00Z">
                <w:rPr>
                  <w:rFonts w:ascii="Cambria Math" w:hAnsi="Cambria Math"/>
                </w:rPr>
                <m:t>WS</m:t>
              </w:ins>
            </m:r>
          </m:den>
        </m:f>
        <m:r>
          <w:ins w:id="943" w:author="David Vacas Miguel" w:date="2018-04-17T01:46:00Z">
            <m:rPr>
              <m:sty m:val="p"/>
            </m:rPr>
            <w:rPr>
              <w:rFonts w:ascii="Cambria Math" w:hAnsi="Cambria Math"/>
            </w:rPr>
            <m:t>=</m:t>
          </w:ins>
        </m:r>
        <m:f>
          <m:fPr>
            <m:ctrlPr>
              <w:ins w:id="944" w:author="David Vacas Miguel" w:date="2018-04-17T01:46:00Z">
                <w:rPr>
                  <w:rFonts w:ascii="Cambria Math" w:hAnsi="Cambria Math"/>
                </w:rPr>
              </w:ins>
            </m:ctrlPr>
          </m:fPr>
          <m:num>
            <m:d>
              <m:dPr>
                <m:ctrlPr>
                  <w:ins w:id="945" w:author="David Vacas Miguel" w:date="2018-04-17T01:46:00Z">
                    <w:rPr>
                      <w:rFonts w:ascii="Cambria Math" w:hAnsi="Cambria Math"/>
                    </w:rPr>
                  </w:ins>
                </m:ctrlPr>
              </m:dPr>
              <m:e>
                <m:sSub>
                  <m:sSubPr>
                    <m:ctrlPr>
                      <w:ins w:id="946" w:author="David Vacas Miguel" w:date="2018-04-17T01:46:00Z">
                        <w:rPr>
                          <w:rFonts w:ascii="Cambria Math" w:hAnsi="Cambria Math"/>
                        </w:rPr>
                      </w:ins>
                    </m:ctrlPr>
                  </m:sSubPr>
                  <m:e>
                    <m:r>
                      <w:ins w:id="947" w:author="David Vacas Miguel" w:date="2018-04-17T01:46:00Z">
                        <w:rPr>
                          <w:rFonts w:ascii="Cambria Math" w:hAnsi="Cambria Math"/>
                        </w:rPr>
                        <m:t>w</m:t>
                      </w:ins>
                    </m:r>
                  </m:e>
                  <m:sub>
                    <m:r>
                      <w:ins w:id="948" w:author="David Vacas Miguel" w:date="2018-04-17T01:46:00Z">
                        <w:rPr>
                          <w:rFonts w:ascii="Cambria Math" w:hAnsi="Cambria Math"/>
                        </w:rPr>
                        <m:t>d</m:t>
                      </w:ins>
                    </m:r>
                  </m:sub>
                </m:sSub>
                <m:r>
                  <w:ins w:id="949" w:author="David Vacas Miguel" w:date="2018-04-17T01:46:00Z">
                    <m:rPr>
                      <m:sty m:val="p"/>
                    </m:rPr>
                    <w:rPr>
                      <w:rFonts w:ascii="Cambria Math" w:hAnsi="Cambria Math"/>
                    </w:rPr>
                    <m:t>-</m:t>
                  </w:ins>
                </m:r>
                <m:sSub>
                  <m:sSubPr>
                    <m:ctrlPr>
                      <w:ins w:id="950" w:author="David Vacas Miguel" w:date="2018-04-17T01:46:00Z">
                        <w:rPr>
                          <w:rFonts w:ascii="Cambria Math" w:hAnsi="Cambria Math"/>
                        </w:rPr>
                      </w:ins>
                    </m:ctrlPr>
                  </m:sSubPr>
                  <m:e>
                    <m:r>
                      <w:ins w:id="951" w:author="David Vacas Miguel" w:date="2018-04-17T01:46:00Z">
                        <w:rPr>
                          <w:rFonts w:ascii="Cambria Math" w:hAnsi="Cambria Math"/>
                        </w:rPr>
                        <m:t>w</m:t>
                      </w:ins>
                    </m:r>
                  </m:e>
                  <m:sub>
                    <m:r>
                      <w:ins w:id="952" w:author="David Vacas Miguel" w:date="2018-04-17T01:46:00Z">
                        <w:rPr>
                          <w:rFonts w:ascii="Cambria Math" w:hAnsi="Cambria Math"/>
                        </w:rPr>
                        <m:t>i</m:t>
                      </w:ins>
                    </m:r>
                  </m:sub>
                </m:sSub>
              </m:e>
            </m:d>
            <m:r>
              <w:ins w:id="953" w:author="David Vacas Miguel" w:date="2018-04-17T01:46:00Z">
                <m:rPr>
                  <m:sty m:val="p"/>
                </m:rPr>
                <w:rPr>
                  <w:rFonts w:ascii="Cambria Math" w:hAnsi="Cambria Math"/>
                </w:rPr>
                <m:t>∙</m:t>
              </w:ins>
            </m:r>
            <m:r>
              <w:ins w:id="954" w:author="David Vacas Miguel" w:date="2018-04-17T01:46:00Z">
                <w:rPr>
                  <w:rFonts w:ascii="Cambria Math" w:hAnsi="Cambria Math"/>
                </w:rPr>
                <m:t>WR</m:t>
              </w:ins>
            </m:r>
          </m:num>
          <m:den>
            <m:r>
              <w:ins w:id="955" w:author="David Vacas Miguel" w:date="2018-04-17T01:46:00Z">
                <w:rPr>
                  <w:rFonts w:ascii="Cambria Math" w:hAnsi="Cambria Math"/>
                </w:rPr>
                <m:t>WS</m:t>
              </w:ins>
            </m:r>
          </m:den>
        </m:f>
      </m:oMath>
      <w:ins w:id="956" w:author="David Vacas Miguel" w:date="2018-04-17T01:46:00Z">
        <w:r>
          <w:rPr>
            <w:rFonts w:eastAsiaTheme="minorEastAsia"/>
          </w:rPr>
          <w:tab/>
        </w:r>
        <w:r>
          <w:rPr>
            <w:rFonts w:eastAsiaTheme="minorEastAsia"/>
          </w:rPr>
          <w:tab/>
          <w:t>(5)</w:t>
        </w:r>
      </w:ins>
    </w:p>
    <w:p w:rsidR="0040696D" w:rsidRDefault="0040696D" w:rsidP="0040696D">
      <w:pPr>
        <w:pStyle w:val="LetranormalTFG"/>
        <w:rPr>
          <w:ins w:id="957" w:author="David Vacas Miguel" w:date="2018-04-17T01:46:00Z"/>
        </w:rPr>
      </w:pPr>
    </w:p>
    <w:p w:rsidR="0040696D" w:rsidRDefault="0040696D" w:rsidP="0040696D">
      <w:pPr>
        <w:pStyle w:val="LetranormalTFG"/>
        <w:rPr>
          <w:ins w:id="958" w:author="David Vacas Miguel" w:date="2018-04-17T01:46:00Z"/>
        </w:rPr>
      </w:pPr>
      <w:ins w:id="959" w:author="David Vacas Miguel" w:date="2018-04-17T01:46:00Z">
        <w:r>
          <w:lastRenderedPageBreak/>
          <w:t xml:space="preserve">Sustituyendo estas expresiones en las obtenidas a partir de la Figura </w:t>
        </w:r>
      </w:ins>
      <w:ins w:id="960" w:author="David Vacas Miguel" w:date="2018-04-17T02:01:00Z">
        <w:r w:rsidR="00215569">
          <w:t>X</w:t>
        </w:r>
      </w:ins>
      <w:ins w:id="961" w:author="David Vacas Miguel" w:date="2018-04-17T01:46:00Z">
        <w:r>
          <w:t>, se obtienen las velocidades de las coordenadas del robot en el sistema {G} a partir de la velocidad de giro de cada rueda:</w:t>
        </w:r>
      </w:ins>
    </w:p>
    <w:p w:rsidR="0040696D" w:rsidRDefault="00CA12DA" w:rsidP="0040696D">
      <w:pPr>
        <w:pStyle w:val="LetranormalTFG"/>
        <w:rPr>
          <w:ins w:id="962" w:author="David Vacas Miguel" w:date="2018-04-17T01:46:00Z"/>
        </w:rPr>
      </w:pPr>
      <m:oMath>
        <m:sSub>
          <m:sSubPr>
            <m:ctrlPr>
              <w:ins w:id="963" w:author="David Vacas Miguel" w:date="2018-04-17T01:46:00Z">
                <w:rPr>
                  <w:rFonts w:ascii="Cambria Math" w:hAnsi="Cambria Math"/>
                </w:rPr>
              </w:ins>
            </m:ctrlPr>
          </m:sSubPr>
          <m:e>
            <m:r>
              <w:ins w:id="964" w:author="David Vacas Miguel" w:date="2018-04-17T01:46:00Z">
                <w:rPr>
                  <w:rFonts w:ascii="Cambria Math" w:hAnsi="Cambria Math"/>
                </w:rPr>
                <m:t>v</m:t>
              </w:ins>
            </m:r>
          </m:e>
          <m:sub>
            <m:r>
              <w:ins w:id="965" w:author="David Vacas Miguel" w:date="2018-04-17T01:46:00Z">
                <w:rPr>
                  <w:rFonts w:ascii="Cambria Math" w:hAnsi="Cambria Math"/>
                </w:rPr>
                <m:t>x</m:t>
              </w:ins>
            </m:r>
          </m:sub>
        </m:sSub>
        <m:r>
          <w:ins w:id="966" w:author="David Vacas Miguel" w:date="2018-04-17T01:46:00Z">
            <m:rPr>
              <m:sty m:val="p"/>
            </m:rPr>
            <w:rPr>
              <w:rFonts w:ascii="Cambria Math" w:hAnsi="Cambria Math"/>
            </w:rPr>
            <m:t>=-</m:t>
          </w:ins>
        </m:r>
        <m:f>
          <m:fPr>
            <m:ctrlPr>
              <w:ins w:id="967" w:author="David Vacas Miguel" w:date="2018-04-17T01:46:00Z">
                <w:rPr>
                  <w:rFonts w:ascii="Cambria Math" w:hAnsi="Cambria Math"/>
                </w:rPr>
              </w:ins>
            </m:ctrlPr>
          </m:fPr>
          <m:num>
            <m:d>
              <m:dPr>
                <m:ctrlPr>
                  <w:ins w:id="968" w:author="David Vacas Miguel" w:date="2018-04-17T01:46:00Z">
                    <w:rPr>
                      <w:rFonts w:ascii="Cambria Math" w:hAnsi="Cambria Math"/>
                    </w:rPr>
                  </w:ins>
                </m:ctrlPr>
              </m:dPr>
              <m:e>
                <m:sSub>
                  <m:sSubPr>
                    <m:ctrlPr>
                      <w:ins w:id="969" w:author="David Vacas Miguel" w:date="2018-04-17T01:46:00Z">
                        <w:rPr>
                          <w:rFonts w:ascii="Cambria Math" w:hAnsi="Cambria Math"/>
                        </w:rPr>
                      </w:ins>
                    </m:ctrlPr>
                  </m:sSubPr>
                  <m:e>
                    <m:r>
                      <w:ins w:id="970" w:author="David Vacas Miguel" w:date="2018-04-17T01:46:00Z">
                        <w:rPr>
                          <w:rFonts w:ascii="Cambria Math" w:hAnsi="Cambria Math"/>
                        </w:rPr>
                        <m:t>w</m:t>
                      </w:ins>
                    </m:r>
                  </m:e>
                  <m:sub>
                    <m:r>
                      <w:ins w:id="971" w:author="David Vacas Miguel" w:date="2018-04-17T01:46:00Z">
                        <w:rPr>
                          <w:rFonts w:ascii="Cambria Math" w:hAnsi="Cambria Math"/>
                        </w:rPr>
                        <m:t>d</m:t>
                      </w:ins>
                    </m:r>
                  </m:sub>
                </m:sSub>
                <m:r>
                  <w:ins w:id="972" w:author="David Vacas Miguel" w:date="2018-04-17T01:46:00Z">
                    <m:rPr>
                      <m:sty m:val="p"/>
                    </m:rPr>
                    <w:rPr>
                      <w:rFonts w:ascii="Cambria Math" w:hAnsi="Cambria Math"/>
                    </w:rPr>
                    <m:t>+</m:t>
                  </w:ins>
                </m:r>
                <m:sSub>
                  <m:sSubPr>
                    <m:ctrlPr>
                      <w:ins w:id="973" w:author="David Vacas Miguel" w:date="2018-04-17T01:46:00Z">
                        <w:rPr>
                          <w:rFonts w:ascii="Cambria Math" w:hAnsi="Cambria Math"/>
                        </w:rPr>
                      </w:ins>
                    </m:ctrlPr>
                  </m:sSubPr>
                  <m:e>
                    <m:r>
                      <w:ins w:id="974" w:author="David Vacas Miguel" w:date="2018-04-17T01:46:00Z">
                        <w:rPr>
                          <w:rFonts w:ascii="Cambria Math" w:hAnsi="Cambria Math"/>
                        </w:rPr>
                        <m:t>w</m:t>
                      </w:ins>
                    </m:r>
                  </m:e>
                  <m:sub>
                    <m:r>
                      <w:ins w:id="975" w:author="David Vacas Miguel" w:date="2018-04-17T01:46:00Z">
                        <w:rPr>
                          <w:rFonts w:ascii="Cambria Math" w:hAnsi="Cambria Math"/>
                        </w:rPr>
                        <m:t>i</m:t>
                      </w:ins>
                    </m:r>
                  </m:sub>
                </m:sSub>
              </m:e>
            </m:d>
            <m:r>
              <w:ins w:id="976" w:author="David Vacas Miguel" w:date="2018-04-17T01:46:00Z">
                <m:rPr>
                  <m:sty m:val="p"/>
                </m:rPr>
                <w:rPr>
                  <w:rFonts w:ascii="Cambria Math" w:hAnsi="Cambria Math"/>
                </w:rPr>
                <m:t>∙</m:t>
              </w:ins>
            </m:r>
            <m:r>
              <w:ins w:id="977" w:author="David Vacas Miguel" w:date="2018-04-17T01:46:00Z">
                <w:rPr>
                  <w:rFonts w:ascii="Cambria Math" w:hAnsi="Cambria Math"/>
                </w:rPr>
                <m:t>WR</m:t>
              </w:ins>
            </m:r>
          </m:num>
          <m:den>
            <m:r>
              <w:ins w:id="978" w:author="David Vacas Miguel" w:date="2018-04-17T01:46:00Z">
                <m:rPr>
                  <m:sty m:val="p"/>
                </m:rPr>
                <w:rPr>
                  <w:rFonts w:ascii="Cambria Math" w:hAnsi="Cambria Math"/>
                </w:rPr>
                <m:t>2</m:t>
              </w:ins>
            </m:r>
          </m:den>
        </m:f>
        <m:r>
          <w:ins w:id="979" w:author="David Vacas Miguel" w:date="2018-04-17T01:46:00Z">
            <m:rPr>
              <m:sty m:val="p"/>
            </m:rPr>
            <w:rPr>
              <w:rFonts w:ascii="Cambria Math" w:hAnsi="Cambria Math"/>
            </w:rPr>
            <m:t>∙</m:t>
          </w:ins>
        </m:r>
        <m:func>
          <m:funcPr>
            <m:ctrlPr>
              <w:ins w:id="980" w:author="David Vacas Miguel" w:date="2018-04-17T01:46:00Z">
                <w:rPr>
                  <w:rFonts w:ascii="Cambria Math" w:hAnsi="Cambria Math"/>
                </w:rPr>
              </w:ins>
            </m:ctrlPr>
          </m:funcPr>
          <m:fName>
            <m:r>
              <w:ins w:id="981" w:author="David Vacas Miguel" w:date="2018-04-17T01:46:00Z">
                <m:rPr>
                  <m:sty m:val="p"/>
                </m:rPr>
                <w:rPr>
                  <w:rFonts w:ascii="Cambria Math" w:hAnsi="Cambria Math"/>
                </w:rPr>
                <m:t>sin</m:t>
              </w:ins>
            </m:r>
          </m:fName>
          <m:e>
            <m:d>
              <m:dPr>
                <m:ctrlPr>
                  <w:ins w:id="982" w:author="David Vacas Miguel" w:date="2018-04-17T01:46:00Z">
                    <w:rPr>
                      <w:rFonts w:ascii="Cambria Math" w:hAnsi="Cambria Math"/>
                    </w:rPr>
                  </w:ins>
                </m:ctrlPr>
              </m:dPr>
              <m:e>
                <m:r>
                  <w:ins w:id="983" w:author="David Vacas Miguel" w:date="2018-04-17T01:46:00Z">
                    <w:rPr>
                      <w:rFonts w:ascii="Cambria Math" w:hAnsi="Cambria Math"/>
                    </w:rPr>
                    <m:t>φ</m:t>
                  </w:ins>
                </m:r>
              </m:e>
            </m:d>
            <m:r>
              <w:ins w:id="984" w:author="David Vacas Miguel" w:date="2018-04-17T01:46:00Z">
                <m:rPr>
                  <m:sty m:val="p"/>
                </m:rPr>
                <w:rPr>
                  <w:rFonts w:ascii="Cambria Math" w:hAnsi="Cambria Math"/>
                </w:rPr>
                <m:t>=-</m:t>
              </w:ins>
            </m:r>
            <m:d>
              <m:dPr>
                <m:ctrlPr>
                  <w:ins w:id="985" w:author="David Vacas Miguel" w:date="2018-04-17T01:46:00Z">
                    <w:rPr>
                      <w:rFonts w:ascii="Cambria Math" w:hAnsi="Cambria Math"/>
                    </w:rPr>
                  </w:ins>
                </m:ctrlPr>
              </m:dPr>
              <m:e>
                <m:sSub>
                  <m:sSubPr>
                    <m:ctrlPr>
                      <w:ins w:id="986" w:author="David Vacas Miguel" w:date="2018-04-17T01:46:00Z">
                        <w:rPr>
                          <w:rFonts w:ascii="Cambria Math" w:hAnsi="Cambria Math"/>
                        </w:rPr>
                      </w:ins>
                    </m:ctrlPr>
                  </m:sSubPr>
                  <m:e>
                    <m:r>
                      <w:ins w:id="987" w:author="David Vacas Miguel" w:date="2018-04-17T01:46:00Z">
                        <w:rPr>
                          <w:rFonts w:ascii="Cambria Math" w:hAnsi="Cambria Math"/>
                        </w:rPr>
                        <m:t>w</m:t>
                      </w:ins>
                    </m:r>
                  </m:e>
                  <m:sub>
                    <m:r>
                      <w:ins w:id="988" w:author="David Vacas Miguel" w:date="2018-04-17T01:46:00Z">
                        <w:rPr>
                          <w:rFonts w:ascii="Cambria Math" w:hAnsi="Cambria Math"/>
                        </w:rPr>
                        <m:t>d</m:t>
                      </w:ins>
                    </m:r>
                  </m:sub>
                </m:sSub>
                <m:r>
                  <w:ins w:id="989" w:author="David Vacas Miguel" w:date="2018-04-17T01:46:00Z">
                    <m:rPr>
                      <m:sty m:val="p"/>
                    </m:rPr>
                    <w:rPr>
                      <w:rFonts w:ascii="Cambria Math" w:hAnsi="Cambria Math"/>
                    </w:rPr>
                    <m:t>+</m:t>
                  </w:ins>
                </m:r>
                <m:sSub>
                  <m:sSubPr>
                    <m:ctrlPr>
                      <w:ins w:id="990" w:author="David Vacas Miguel" w:date="2018-04-17T01:46:00Z">
                        <w:rPr>
                          <w:rFonts w:ascii="Cambria Math" w:hAnsi="Cambria Math"/>
                        </w:rPr>
                      </w:ins>
                    </m:ctrlPr>
                  </m:sSubPr>
                  <m:e>
                    <m:r>
                      <w:ins w:id="991" w:author="David Vacas Miguel" w:date="2018-04-17T01:46:00Z">
                        <w:rPr>
                          <w:rFonts w:ascii="Cambria Math" w:hAnsi="Cambria Math"/>
                        </w:rPr>
                        <m:t>w</m:t>
                      </w:ins>
                    </m:r>
                  </m:e>
                  <m:sub>
                    <m:r>
                      <w:ins w:id="992" w:author="David Vacas Miguel" w:date="2018-04-17T01:46:00Z">
                        <w:rPr>
                          <w:rFonts w:ascii="Cambria Math" w:hAnsi="Cambria Math"/>
                        </w:rPr>
                        <m:t>i</m:t>
                      </w:ins>
                    </m:r>
                  </m:sub>
                </m:sSub>
              </m:e>
            </m:d>
            <m:r>
              <w:ins w:id="993" w:author="David Vacas Miguel" w:date="2018-04-17T01:46:00Z">
                <m:rPr>
                  <m:sty m:val="p"/>
                </m:rPr>
                <w:rPr>
                  <w:rFonts w:ascii="Cambria Math" w:hAnsi="Cambria Math"/>
                </w:rPr>
                <m:t>∙</m:t>
              </w:ins>
            </m:r>
            <m:f>
              <m:fPr>
                <m:ctrlPr>
                  <w:ins w:id="994" w:author="David Vacas Miguel" w:date="2018-04-17T01:46:00Z">
                    <w:rPr>
                      <w:rFonts w:ascii="Cambria Math" w:hAnsi="Cambria Math"/>
                    </w:rPr>
                  </w:ins>
                </m:ctrlPr>
              </m:fPr>
              <m:num>
                <m:r>
                  <w:ins w:id="995" w:author="David Vacas Miguel" w:date="2018-04-17T01:46:00Z">
                    <w:rPr>
                      <w:rFonts w:ascii="Cambria Math" w:hAnsi="Cambria Math"/>
                    </w:rPr>
                    <m:t>WR</m:t>
                  </w:ins>
                </m:r>
                <m:r>
                  <w:ins w:id="996" w:author="David Vacas Miguel" w:date="2018-04-17T01:46:00Z">
                    <m:rPr>
                      <m:sty m:val="p"/>
                    </m:rPr>
                    <w:rPr>
                      <w:rFonts w:ascii="Cambria Math" w:hAnsi="Cambria Math"/>
                    </w:rPr>
                    <m:t>∙</m:t>
                  </w:ins>
                </m:r>
                <m:func>
                  <m:funcPr>
                    <m:ctrlPr>
                      <w:ins w:id="997" w:author="David Vacas Miguel" w:date="2018-04-17T01:46:00Z">
                        <w:rPr>
                          <w:rFonts w:ascii="Cambria Math" w:hAnsi="Cambria Math"/>
                        </w:rPr>
                      </w:ins>
                    </m:ctrlPr>
                  </m:funcPr>
                  <m:fName>
                    <m:r>
                      <w:ins w:id="998" w:author="David Vacas Miguel" w:date="2018-04-17T01:46:00Z">
                        <m:rPr>
                          <m:sty m:val="p"/>
                        </m:rPr>
                        <w:rPr>
                          <w:rFonts w:ascii="Cambria Math" w:hAnsi="Cambria Math"/>
                        </w:rPr>
                        <m:t>sin</m:t>
                      </w:ins>
                    </m:r>
                  </m:fName>
                  <m:e>
                    <m:d>
                      <m:dPr>
                        <m:ctrlPr>
                          <w:ins w:id="999" w:author="David Vacas Miguel" w:date="2018-04-17T01:46:00Z">
                            <w:rPr>
                              <w:rFonts w:ascii="Cambria Math" w:hAnsi="Cambria Math"/>
                            </w:rPr>
                          </w:ins>
                        </m:ctrlPr>
                      </m:dPr>
                      <m:e>
                        <m:r>
                          <w:ins w:id="1000" w:author="David Vacas Miguel" w:date="2018-04-17T01:46:00Z">
                            <w:rPr>
                              <w:rFonts w:ascii="Cambria Math" w:hAnsi="Cambria Math"/>
                            </w:rPr>
                            <m:t>φ</m:t>
                          </w:ins>
                        </m:r>
                      </m:e>
                    </m:d>
                  </m:e>
                </m:func>
              </m:num>
              <m:den>
                <m:r>
                  <w:ins w:id="1001" w:author="David Vacas Miguel" w:date="2018-04-17T01:46:00Z">
                    <m:rPr>
                      <m:sty m:val="p"/>
                    </m:rPr>
                    <w:rPr>
                      <w:rFonts w:ascii="Cambria Math" w:hAnsi="Cambria Math"/>
                    </w:rPr>
                    <m:t>2</m:t>
                  </w:ins>
                </m:r>
              </m:den>
            </m:f>
          </m:e>
        </m:func>
      </m:oMath>
      <w:ins w:id="1002" w:author="David Vacas Miguel" w:date="2018-04-17T01:46:00Z">
        <w:r w:rsidR="0040696D">
          <w:t xml:space="preserve"> </w:t>
        </w:r>
      </w:ins>
    </w:p>
    <w:p w:rsidR="0040696D" w:rsidRDefault="00CA12DA" w:rsidP="0040696D">
      <w:pPr>
        <w:pStyle w:val="LetranormalTFG"/>
        <w:rPr>
          <w:ins w:id="1003" w:author="David Vacas Miguel" w:date="2018-04-17T01:46:00Z"/>
          <w:rFonts w:eastAsiaTheme="minorEastAsia"/>
        </w:rPr>
      </w:pPr>
      <m:oMath>
        <m:sSub>
          <m:sSubPr>
            <m:ctrlPr>
              <w:ins w:id="1004" w:author="David Vacas Miguel" w:date="2018-04-17T01:46:00Z">
                <w:rPr>
                  <w:rFonts w:ascii="Cambria Math" w:hAnsi="Cambria Math"/>
                </w:rPr>
              </w:ins>
            </m:ctrlPr>
          </m:sSubPr>
          <m:e>
            <m:r>
              <w:ins w:id="1005" w:author="David Vacas Miguel" w:date="2018-04-17T01:46:00Z">
                <w:rPr>
                  <w:rFonts w:ascii="Cambria Math" w:hAnsi="Cambria Math"/>
                </w:rPr>
                <m:t>v</m:t>
              </w:ins>
            </m:r>
          </m:e>
          <m:sub>
            <m:r>
              <w:ins w:id="1006" w:author="David Vacas Miguel" w:date="2018-04-17T01:46:00Z">
                <w:rPr>
                  <w:rFonts w:ascii="Cambria Math" w:hAnsi="Cambria Math"/>
                </w:rPr>
                <m:t>z</m:t>
              </w:ins>
            </m:r>
          </m:sub>
        </m:sSub>
        <m:r>
          <w:ins w:id="1007" w:author="David Vacas Miguel" w:date="2018-04-17T01:46:00Z">
            <m:rPr>
              <m:sty m:val="p"/>
            </m:rPr>
            <w:rPr>
              <w:rFonts w:ascii="Cambria Math" w:hAnsi="Cambria Math"/>
            </w:rPr>
            <m:t>=</m:t>
          </w:ins>
        </m:r>
        <m:f>
          <m:fPr>
            <m:ctrlPr>
              <w:ins w:id="1008" w:author="David Vacas Miguel" w:date="2018-04-17T01:46:00Z">
                <w:rPr>
                  <w:rFonts w:ascii="Cambria Math" w:hAnsi="Cambria Math"/>
                </w:rPr>
              </w:ins>
            </m:ctrlPr>
          </m:fPr>
          <m:num>
            <m:d>
              <m:dPr>
                <m:ctrlPr>
                  <w:ins w:id="1009" w:author="David Vacas Miguel" w:date="2018-04-17T01:46:00Z">
                    <w:rPr>
                      <w:rFonts w:ascii="Cambria Math" w:hAnsi="Cambria Math"/>
                    </w:rPr>
                  </w:ins>
                </m:ctrlPr>
              </m:dPr>
              <m:e>
                <m:sSub>
                  <m:sSubPr>
                    <m:ctrlPr>
                      <w:ins w:id="1010" w:author="David Vacas Miguel" w:date="2018-04-17T01:46:00Z">
                        <w:rPr>
                          <w:rFonts w:ascii="Cambria Math" w:hAnsi="Cambria Math"/>
                        </w:rPr>
                      </w:ins>
                    </m:ctrlPr>
                  </m:sSubPr>
                  <m:e>
                    <m:r>
                      <w:ins w:id="1011" w:author="David Vacas Miguel" w:date="2018-04-17T01:46:00Z">
                        <w:rPr>
                          <w:rFonts w:ascii="Cambria Math" w:hAnsi="Cambria Math"/>
                        </w:rPr>
                        <m:t>w</m:t>
                      </w:ins>
                    </m:r>
                  </m:e>
                  <m:sub>
                    <m:r>
                      <w:ins w:id="1012" w:author="David Vacas Miguel" w:date="2018-04-17T01:46:00Z">
                        <w:rPr>
                          <w:rFonts w:ascii="Cambria Math" w:hAnsi="Cambria Math"/>
                        </w:rPr>
                        <m:t>d</m:t>
                      </w:ins>
                    </m:r>
                  </m:sub>
                </m:sSub>
                <m:r>
                  <w:ins w:id="1013" w:author="David Vacas Miguel" w:date="2018-04-17T01:46:00Z">
                    <m:rPr>
                      <m:sty m:val="p"/>
                    </m:rPr>
                    <w:rPr>
                      <w:rFonts w:ascii="Cambria Math" w:hAnsi="Cambria Math"/>
                    </w:rPr>
                    <m:t>+</m:t>
                  </w:ins>
                </m:r>
                <m:sSub>
                  <m:sSubPr>
                    <m:ctrlPr>
                      <w:ins w:id="1014" w:author="David Vacas Miguel" w:date="2018-04-17T01:46:00Z">
                        <w:rPr>
                          <w:rFonts w:ascii="Cambria Math" w:hAnsi="Cambria Math"/>
                        </w:rPr>
                      </w:ins>
                    </m:ctrlPr>
                  </m:sSubPr>
                  <m:e>
                    <m:r>
                      <w:ins w:id="1015" w:author="David Vacas Miguel" w:date="2018-04-17T01:46:00Z">
                        <w:rPr>
                          <w:rFonts w:ascii="Cambria Math" w:hAnsi="Cambria Math"/>
                        </w:rPr>
                        <m:t>w</m:t>
                      </w:ins>
                    </m:r>
                  </m:e>
                  <m:sub>
                    <m:r>
                      <w:ins w:id="1016" w:author="David Vacas Miguel" w:date="2018-04-17T01:46:00Z">
                        <w:rPr>
                          <w:rFonts w:ascii="Cambria Math" w:hAnsi="Cambria Math"/>
                        </w:rPr>
                        <m:t>i</m:t>
                      </w:ins>
                    </m:r>
                  </m:sub>
                </m:sSub>
              </m:e>
            </m:d>
            <m:r>
              <w:ins w:id="1017" w:author="David Vacas Miguel" w:date="2018-04-17T01:46:00Z">
                <m:rPr>
                  <m:sty m:val="p"/>
                </m:rPr>
                <w:rPr>
                  <w:rFonts w:ascii="Cambria Math" w:hAnsi="Cambria Math"/>
                </w:rPr>
                <m:t>∙</m:t>
              </w:ins>
            </m:r>
            <m:r>
              <w:ins w:id="1018" w:author="David Vacas Miguel" w:date="2018-04-17T01:46:00Z">
                <w:rPr>
                  <w:rFonts w:ascii="Cambria Math" w:hAnsi="Cambria Math"/>
                </w:rPr>
                <m:t>WR</m:t>
              </w:ins>
            </m:r>
          </m:num>
          <m:den>
            <m:r>
              <w:ins w:id="1019" w:author="David Vacas Miguel" w:date="2018-04-17T01:46:00Z">
                <m:rPr>
                  <m:sty m:val="p"/>
                </m:rPr>
                <w:rPr>
                  <w:rFonts w:ascii="Cambria Math" w:hAnsi="Cambria Math"/>
                </w:rPr>
                <m:t>2</m:t>
              </w:ins>
            </m:r>
          </m:den>
        </m:f>
        <m:r>
          <w:ins w:id="1020" w:author="David Vacas Miguel" w:date="2018-04-17T01:46:00Z">
            <m:rPr>
              <m:sty m:val="p"/>
            </m:rPr>
            <w:rPr>
              <w:rFonts w:ascii="Cambria Math" w:hAnsi="Cambria Math"/>
            </w:rPr>
            <m:t>∙</m:t>
          </w:ins>
        </m:r>
        <m:func>
          <m:funcPr>
            <m:ctrlPr>
              <w:ins w:id="1021" w:author="David Vacas Miguel" w:date="2018-04-17T01:46:00Z">
                <w:rPr>
                  <w:rFonts w:ascii="Cambria Math" w:hAnsi="Cambria Math"/>
                </w:rPr>
              </w:ins>
            </m:ctrlPr>
          </m:funcPr>
          <m:fName>
            <m:r>
              <w:ins w:id="1022" w:author="David Vacas Miguel" w:date="2018-04-17T01:46:00Z">
                <m:rPr>
                  <m:sty m:val="p"/>
                </m:rPr>
                <w:rPr>
                  <w:rFonts w:ascii="Cambria Math" w:hAnsi="Cambria Math"/>
                </w:rPr>
                <m:t>cos</m:t>
              </w:ins>
            </m:r>
          </m:fName>
          <m:e>
            <m:d>
              <m:dPr>
                <m:ctrlPr>
                  <w:ins w:id="1023" w:author="David Vacas Miguel" w:date="2018-04-17T01:46:00Z">
                    <w:rPr>
                      <w:rFonts w:ascii="Cambria Math" w:hAnsi="Cambria Math"/>
                    </w:rPr>
                  </w:ins>
                </m:ctrlPr>
              </m:dPr>
              <m:e>
                <m:r>
                  <w:ins w:id="1024" w:author="David Vacas Miguel" w:date="2018-04-17T01:46:00Z">
                    <w:rPr>
                      <w:rFonts w:ascii="Cambria Math" w:hAnsi="Cambria Math"/>
                    </w:rPr>
                    <m:t>φ</m:t>
                  </w:ins>
                </m:r>
              </m:e>
            </m:d>
          </m:e>
        </m:func>
        <m:r>
          <w:ins w:id="1025" w:author="David Vacas Miguel" w:date="2018-04-17T01:46:00Z">
            <m:rPr>
              <m:sty m:val="p"/>
            </m:rPr>
            <w:rPr>
              <w:rFonts w:ascii="Cambria Math" w:hAnsi="Cambria Math"/>
            </w:rPr>
            <m:t>=</m:t>
          </w:ins>
        </m:r>
        <m:d>
          <m:dPr>
            <m:ctrlPr>
              <w:ins w:id="1026" w:author="David Vacas Miguel" w:date="2018-04-17T01:46:00Z">
                <w:rPr>
                  <w:rFonts w:ascii="Cambria Math" w:hAnsi="Cambria Math"/>
                </w:rPr>
              </w:ins>
            </m:ctrlPr>
          </m:dPr>
          <m:e>
            <m:sSub>
              <m:sSubPr>
                <m:ctrlPr>
                  <w:ins w:id="1027" w:author="David Vacas Miguel" w:date="2018-04-17T01:46:00Z">
                    <w:rPr>
                      <w:rFonts w:ascii="Cambria Math" w:hAnsi="Cambria Math"/>
                    </w:rPr>
                  </w:ins>
                </m:ctrlPr>
              </m:sSubPr>
              <m:e>
                <m:r>
                  <w:ins w:id="1028" w:author="David Vacas Miguel" w:date="2018-04-17T01:46:00Z">
                    <w:rPr>
                      <w:rFonts w:ascii="Cambria Math" w:hAnsi="Cambria Math"/>
                    </w:rPr>
                    <m:t>w</m:t>
                  </w:ins>
                </m:r>
              </m:e>
              <m:sub>
                <m:r>
                  <w:ins w:id="1029" w:author="David Vacas Miguel" w:date="2018-04-17T01:46:00Z">
                    <w:rPr>
                      <w:rFonts w:ascii="Cambria Math" w:hAnsi="Cambria Math"/>
                    </w:rPr>
                    <m:t>d</m:t>
                  </w:ins>
                </m:r>
              </m:sub>
            </m:sSub>
            <m:r>
              <w:ins w:id="1030" w:author="David Vacas Miguel" w:date="2018-04-17T01:46:00Z">
                <m:rPr>
                  <m:sty m:val="p"/>
                </m:rPr>
                <w:rPr>
                  <w:rFonts w:ascii="Cambria Math" w:hAnsi="Cambria Math"/>
                </w:rPr>
                <m:t>+</m:t>
              </w:ins>
            </m:r>
            <m:sSub>
              <m:sSubPr>
                <m:ctrlPr>
                  <w:ins w:id="1031" w:author="David Vacas Miguel" w:date="2018-04-17T01:46:00Z">
                    <w:rPr>
                      <w:rFonts w:ascii="Cambria Math" w:hAnsi="Cambria Math"/>
                    </w:rPr>
                  </w:ins>
                </m:ctrlPr>
              </m:sSubPr>
              <m:e>
                <m:r>
                  <w:ins w:id="1032" w:author="David Vacas Miguel" w:date="2018-04-17T01:46:00Z">
                    <w:rPr>
                      <w:rFonts w:ascii="Cambria Math" w:hAnsi="Cambria Math"/>
                    </w:rPr>
                    <m:t>w</m:t>
                  </w:ins>
                </m:r>
              </m:e>
              <m:sub>
                <m:r>
                  <w:ins w:id="1033" w:author="David Vacas Miguel" w:date="2018-04-17T01:46:00Z">
                    <w:rPr>
                      <w:rFonts w:ascii="Cambria Math" w:hAnsi="Cambria Math"/>
                    </w:rPr>
                    <m:t>i</m:t>
                  </w:ins>
                </m:r>
              </m:sub>
            </m:sSub>
          </m:e>
        </m:d>
        <m:r>
          <w:ins w:id="1034" w:author="David Vacas Miguel" w:date="2018-04-17T01:46:00Z">
            <m:rPr>
              <m:sty m:val="p"/>
            </m:rPr>
            <w:rPr>
              <w:rFonts w:ascii="Cambria Math" w:hAnsi="Cambria Math"/>
            </w:rPr>
            <m:t>∙</m:t>
          </w:ins>
        </m:r>
        <m:f>
          <m:fPr>
            <m:ctrlPr>
              <w:ins w:id="1035" w:author="David Vacas Miguel" w:date="2018-04-17T01:46:00Z">
                <w:rPr>
                  <w:rFonts w:ascii="Cambria Math" w:hAnsi="Cambria Math"/>
                </w:rPr>
              </w:ins>
            </m:ctrlPr>
          </m:fPr>
          <m:num>
            <m:r>
              <w:ins w:id="1036" w:author="David Vacas Miguel" w:date="2018-04-17T01:46:00Z">
                <w:rPr>
                  <w:rFonts w:ascii="Cambria Math" w:hAnsi="Cambria Math"/>
                </w:rPr>
                <m:t>WR</m:t>
              </w:ins>
            </m:r>
            <m:r>
              <w:ins w:id="1037" w:author="David Vacas Miguel" w:date="2018-04-17T01:46:00Z">
                <m:rPr>
                  <m:sty m:val="p"/>
                </m:rPr>
                <w:rPr>
                  <w:rFonts w:ascii="Cambria Math" w:hAnsi="Cambria Math"/>
                </w:rPr>
                <m:t>∙</m:t>
              </w:ins>
            </m:r>
            <m:func>
              <m:funcPr>
                <m:ctrlPr>
                  <w:ins w:id="1038" w:author="David Vacas Miguel" w:date="2018-04-17T01:46:00Z">
                    <w:rPr>
                      <w:rFonts w:ascii="Cambria Math" w:hAnsi="Cambria Math"/>
                    </w:rPr>
                  </w:ins>
                </m:ctrlPr>
              </m:funcPr>
              <m:fName>
                <m:r>
                  <w:ins w:id="1039" w:author="David Vacas Miguel" w:date="2018-04-17T01:46:00Z">
                    <m:rPr>
                      <m:sty m:val="p"/>
                    </m:rPr>
                    <w:rPr>
                      <w:rFonts w:ascii="Cambria Math" w:hAnsi="Cambria Math"/>
                    </w:rPr>
                    <m:t>cos</m:t>
                  </w:ins>
                </m:r>
              </m:fName>
              <m:e>
                <m:d>
                  <m:dPr>
                    <m:ctrlPr>
                      <w:ins w:id="1040" w:author="David Vacas Miguel" w:date="2018-04-17T01:46:00Z">
                        <w:rPr>
                          <w:rFonts w:ascii="Cambria Math" w:hAnsi="Cambria Math"/>
                        </w:rPr>
                      </w:ins>
                    </m:ctrlPr>
                  </m:dPr>
                  <m:e>
                    <m:r>
                      <w:ins w:id="1041" w:author="David Vacas Miguel" w:date="2018-04-17T01:46:00Z">
                        <w:rPr>
                          <w:rFonts w:ascii="Cambria Math" w:hAnsi="Cambria Math"/>
                        </w:rPr>
                        <m:t>φ</m:t>
                      </w:ins>
                    </m:r>
                  </m:e>
                </m:d>
              </m:e>
            </m:func>
          </m:num>
          <m:den>
            <m:r>
              <w:ins w:id="1042" w:author="David Vacas Miguel" w:date="2018-04-17T01:46:00Z">
                <m:rPr>
                  <m:sty m:val="p"/>
                </m:rPr>
                <w:rPr>
                  <w:rFonts w:ascii="Cambria Math" w:hAnsi="Cambria Math"/>
                </w:rPr>
                <m:t>2</m:t>
              </w:ins>
            </m:r>
          </m:den>
        </m:f>
      </m:oMath>
      <w:ins w:id="1043" w:author="David Vacas Miguel" w:date="2018-04-17T01:46:00Z">
        <w:r w:rsidR="0040696D">
          <w:rPr>
            <w:rFonts w:eastAsiaTheme="minorEastAsia"/>
          </w:rPr>
          <w:tab/>
        </w:r>
        <w:r w:rsidR="0040696D">
          <w:rPr>
            <w:rFonts w:eastAsiaTheme="minorEastAsia"/>
          </w:rPr>
          <w:tab/>
          <w:t>(6)</w:t>
        </w:r>
      </w:ins>
    </w:p>
    <w:p w:rsidR="0040696D" w:rsidRDefault="00CA12DA" w:rsidP="0040696D">
      <w:pPr>
        <w:pStyle w:val="LetranormalTFG"/>
        <w:rPr>
          <w:ins w:id="1044" w:author="David Vacas Miguel" w:date="2018-04-17T01:46:00Z"/>
        </w:rPr>
      </w:pPr>
      <m:oMath>
        <m:sSub>
          <m:sSubPr>
            <m:ctrlPr>
              <w:ins w:id="1045" w:author="David Vacas Miguel" w:date="2018-04-17T01:46:00Z">
                <w:rPr>
                  <w:rFonts w:ascii="Cambria Math" w:hAnsi="Cambria Math"/>
                </w:rPr>
              </w:ins>
            </m:ctrlPr>
          </m:sSubPr>
          <m:e>
            <m:r>
              <w:ins w:id="1046" w:author="David Vacas Miguel" w:date="2018-04-17T01:46:00Z">
                <w:rPr>
                  <w:rFonts w:ascii="Cambria Math" w:hAnsi="Cambria Math"/>
                </w:rPr>
                <m:t>v</m:t>
              </w:ins>
            </m:r>
          </m:e>
          <m:sub>
            <m:r>
              <w:ins w:id="1047" w:author="David Vacas Miguel" w:date="2018-04-17T01:46:00Z">
                <w:rPr>
                  <w:rFonts w:ascii="Cambria Math" w:hAnsi="Cambria Math"/>
                </w:rPr>
                <m:t>φ</m:t>
              </w:ins>
            </m:r>
          </m:sub>
        </m:sSub>
        <m:r>
          <w:ins w:id="1048" w:author="David Vacas Miguel" w:date="2018-04-17T01:46:00Z">
            <m:rPr>
              <m:sty m:val="p"/>
            </m:rPr>
            <w:rPr>
              <w:rFonts w:ascii="Cambria Math" w:hAnsi="Cambria Math"/>
            </w:rPr>
            <m:t>=</m:t>
          </w:ins>
        </m:r>
        <m:f>
          <m:fPr>
            <m:ctrlPr>
              <w:ins w:id="1049" w:author="David Vacas Miguel" w:date="2018-04-17T01:46:00Z">
                <w:rPr>
                  <w:rFonts w:ascii="Cambria Math" w:hAnsi="Cambria Math"/>
                </w:rPr>
              </w:ins>
            </m:ctrlPr>
          </m:fPr>
          <m:num>
            <m:d>
              <m:dPr>
                <m:ctrlPr>
                  <w:ins w:id="1050" w:author="David Vacas Miguel" w:date="2018-04-17T01:46:00Z">
                    <w:rPr>
                      <w:rFonts w:ascii="Cambria Math" w:hAnsi="Cambria Math"/>
                    </w:rPr>
                  </w:ins>
                </m:ctrlPr>
              </m:dPr>
              <m:e>
                <m:sSub>
                  <m:sSubPr>
                    <m:ctrlPr>
                      <w:ins w:id="1051" w:author="David Vacas Miguel" w:date="2018-04-17T01:46:00Z">
                        <w:rPr>
                          <w:rFonts w:ascii="Cambria Math" w:hAnsi="Cambria Math"/>
                        </w:rPr>
                      </w:ins>
                    </m:ctrlPr>
                  </m:sSubPr>
                  <m:e>
                    <m:r>
                      <w:ins w:id="1052" w:author="David Vacas Miguel" w:date="2018-04-17T01:46:00Z">
                        <w:rPr>
                          <w:rFonts w:ascii="Cambria Math" w:hAnsi="Cambria Math"/>
                        </w:rPr>
                        <m:t>w</m:t>
                      </w:ins>
                    </m:r>
                  </m:e>
                  <m:sub>
                    <m:r>
                      <w:ins w:id="1053" w:author="David Vacas Miguel" w:date="2018-04-17T01:46:00Z">
                        <w:rPr>
                          <w:rFonts w:ascii="Cambria Math" w:hAnsi="Cambria Math"/>
                        </w:rPr>
                        <m:t>d</m:t>
                      </w:ins>
                    </m:r>
                  </m:sub>
                </m:sSub>
                <m:r>
                  <w:ins w:id="1054" w:author="David Vacas Miguel" w:date="2018-04-17T01:46:00Z">
                    <m:rPr>
                      <m:sty m:val="p"/>
                    </m:rPr>
                    <w:rPr>
                      <w:rFonts w:ascii="Cambria Math" w:hAnsi="Cambria Math"/>
                    </w:rPr>
                    <m:t>-</m:t>
                  </w:ins>
                </m:r>
                <m:sSub>
                  <m:sSubPr>
                    <m:ctrlPr>
                      <w:ins w:id="1055" w:author="David Vacas Miguel" w:date="2018-04-17T01:46:00Z">
                        <w:rPr>
                          <w:rFonts w:ascii="Cambria Math" w:hAnsi="Cambria Math"/>
                        </w:rPr>
                      </w:ins>
                    </m:ctrlPr>
                  </m:sSubPr>
                  <m:e>
                    <m:r>
                      <w:ins w:id="1056" w:author="David Vacas Miguel" w:date="2018-04-17T01:46:00Z">
                        <w:rPr>
                          <w:rFonts w:ascii="Cambria Math" w:hAnsi="Cambria Math"/>
                        </w:rPr>
                        <m:t>w</m:t>
                      </w:ins>
                    </m:r>
                  </m:e>
                  <m:sub>
                    <m:r>
                      <w:ins w:id="1057" w:author="David Vacas Miguel" w:date="2018-04-17T01:46:00Z">
                        <w:rPr>
                          <w:rFonts w:ascii="Cambria Math" w:hAnsi="Cambria Math"/>
                        </w:rPr>
                        <m:t>i</m:t>
                      </w:ins>
                    </m:r>
                  </m:sub>
                </m:sSub>
              </m:e>
            </m:d>
            <m:r>
              <w:ins w:id="1058" w:author="David Vacas Miguel" w:date="2018-04-17T01:46:00Z">
                <m:rPr>
                  <m:sty m:val="p"/>
                </m:rPr>
                <w:rPr>
                  <w:rFonts w:ascii="Cambria Math" w:hAnsi="Cambria Math"/>
                </w:rPr>
                <m:t>∙</m:t>
              </w:ins>
            </m:r>
            <m:r>
              <w:ins w:id="1059" w:author="David Vacas Miguel" w:date="2018-04-17T01:46:00Z">
                <w:rPr>
                  <w:rFonts w:ascii="Cambria Math" w:hAnsi="Cambria Math"/>
                </w:rPr>
                <m:t>WR</m:t>
              </w:ins>
            </m:r>
          </m:num>
          <m:den>
            <m:r>
              <w:ins w:id="1060" w:author="David Vacas Miguel" w:date="2018-04-17T01:46:00Z">
                <w:rPr>
                  <w:rFonts w:ascii="Cambria Math" w:hAnsi="Cambria Math"/>
                </w:rPr>
                <m:t>WS</m:t>
              </w:ins>
            </m:r>
          </m:den>
        </m:f>
        <m:r>
          <w:ins w:id="1061" w:author="David Vacas Miguel" w:date="2018-04-17T01:46:00Z">
            <m:rPr>
              <m:sty m:val="p"/>
            </m:rPr>
            <w:rPr>
              <w:rFonts w:ascii="Cambria Math" w:hAnsi="Cambria Math"/>
            </w:rPr>
            <m:t>=</m:t>
          </w:ins>
        </m:r>
        <m:d>
          <m:dPr>
            <m:ctrlPr>
              <w:ins w:id="1062" w:author="David Vacas Miguel" w:date="2018-04-17T01:46:00Z">
                <w:rPr>
                  <w:rFonts w:ascii="Cambria Math" w:hAnsi="Cambria Math"/>
                </w:rPr>
              </w:ins>
            </m:ctrlPr>
          </m:dPr>
          <m:e>
            <m:sSub>
              <m:sSubPr>
                <m:ctrlPr>
                  <w:ins w:id="1063" w:author="David Vacas Miguel" w:date="2018-04-17T01:46:00Z">
                    <w:rPr>
                      <w:rFonts w:ascii="Cambria Math" w:hAnsi="Cambria Math"/>
                    </w:rPr>
                  </w:ins>
                </m:ctrlPr>
              </m:sSubPr>
              <m:e>
                <m:r>
                  <w:ins w:id="1064" w:author="David Vacas Miguel" w:date="2018-04-17T01:46:00Z">
                    <w:rPr>
                      <w:rFonts w:ascii="Cambria Math" w:hAnsi="Cambria Math"/>
                    </w:rPr>
                    <m:t>w</m:t>
                  </w:ins>
                </m:r>
              </m:e>
              <m:sub>
                <m:r>
                  <w:ins w:id="1065" w:author="David Vacas Miguel" w:date="2018-04-17T01:46:00Z">
                    <w:rPr>
                      <w:rFonts w:ascii="Cambria Math" w:hAnsi="Cambria Math"/>
                    </w:rPr>
                    <m:t>d</m:t>
                  </w:ins>
                </m:r>
              </m:sub>
            </m:sSub>
            <m:r>
              <w:ins w:id="1066" w:author="David Vacas Miguel" w:date="2018-04-17T01:46:00Z">
                <m:rPr>
                  <m:sty m:val="p"/>
                </m:rPr>
                <w:rPr>
                  <w:rFonts w:ascii="Cambria Math" w:hAnsi="Cambria Math"/>
                </w:rPr>
                <m:t>-</m:t>
              </w:ins>
            </m:r>
            <m:sSub>
              <m:sSubPr>
                <m:ctrlPr>
                  <w:ins w:id="1067" w:author="David Vacas Miguel" w:date="2018-04-17T01:46:00Z">
                    <w:rPr>
                      <w:rFonts w:ascii="Cambria Math" w:hAnsi="Cambria Math"/>
                    </w:rPr>
                  </w:ins>
                </m:ctrlPr>
              </m:sSubPr>
              <m:e>
                <m:r>
                  <w:ins w:id="1068" w:author="David Vacas Miguel" w:date="2018-04-17T01:46:00Z">
                    <w:rPr>
                      <w:rFonts w:ascii="Cambria Math" w:hAnsi="Cambria Math"/>
                    </w:rPr>
                    <m:t>w</m:t>
                  </w:ins>
                </m:r>
              </m:e>
              <m:sub>
                <m:r>
                  <w:ins w:id="1069" w:author="David Vacas Miguel" w:date="2018-04-17T01:46:00Z">
                    <w:rPr>
                      <w:rFonts w:ascii="Cambria Math" w:hAnsi="Cambria Math"/>
                    </w:rPr>
                    <m:t>i</m:t>
                  </w:ins>
                </m:r>
              </m:sub>
            </m:sSub>
          </m:e>
        </m:d>
        <m:r>
          <w:ins w:id="1070" w:author="David Vacas Miguel" w:date="2018-04-17T01:46:00Z">
            <m:rPr>
              <m:sty m:val="p"/>
            </m:rPr>
            <w:rPr>
              <w:rFonts w:ascii="Cambria Math" w:hAnsi="Cambria Math"/>
            </w:rPr>
            <m:t>∙</m:t>
          </w:ins>
        </m:r>
        <m:f>
          <m:fPr>
            <m:ctrlPr>
              <w:ins w:id="1071" w:author="David Vacas Miguel" w:date="2018-04-17T01:46:00Z">
                <w:rPr>
                  <w:rFonts w:ascii="Cambria Math" w:hAnsi="Cambria Math"/>
                </w:rPr>
              </w:ins>
            </m:ctrlPr>
          </m:fPr>
          <m:num>
            <m:r>
              <w:ins w:id="1072" w:author="David Vacas Miguel" w:date="2018-04-17T01:46:00Z">
                <w:rPr>
                  <w:rFonts w:ascii="Cambria Math" w:hAnsi="Cambria Math"/>
                </w:rPr>
                <m:t>WR</m:t>
              </w:ins>
            </m:r>
          </m:num>
          <m:den>
            <m:r>
              <w:ins w:id="1073" w:author="David Vacas Miguel" w:date="2018-04-17T01:46:00Z">
                <w:rPr>
                  <w:rFonts w:ascii="Cambria Math" w:hAnsi="Cambria Math"/>
                </w:rPr>
                <m:t>WS</m:t>
              </w:ins>
            </m:r>
          </m:den>
        </m:f>
      </m:oMath>
      <w:ins w:id="1074" w:author="David Vacas Miguel" w:date="2018-04-17T01:46:00Z">
        <w:r w:rsidR="0040696D">
          <w:t xml:space="preserve"> </w:t>
        </w:r>
      </w:ins>
    </w:p>
    <w:p w:rsidR="0040696D" w:rsidRDefault="0040696D" w:rsidP="0040696D">
      <w:pPr>
        <w:pStyle w:val="LetranormalTFG"/>
        <w:rPr>
          <w:ins w:id="1075" w:author="David Vacas Miguel" w:date="2018-04-17T01:46:00Z"/>
        </w:rPr>
      </w:pPr>
      <w:ins w:id="1076" w:author="David Vacas Miguel" w:date="2018-04-17T01:46:00Z">
        <w:r>
          <w:t>Finalmente, utilizando el modelo discreto, se obtiene:</w:t>
        </w:r>
      </w:ins>
    </w:p>
    <w:p w:rsidR="0040696D" w:rsidRDefault="0040696D" w:rsidP="0040696D">
      <w:pPr>
        <w:pStyle w:val="LetranormalTFG"/>
        <w:rPr>
          <w:ins w:id="1077" w:author="David Vacas Miguel" w:date="2018-04-17T01:46:00Z"/>
        </w:rPr>
      </w:pPr>
      <m:oMath>
        <m:r>
          <w:ins w:id="1078" w:author="David Vacas Miguel" w:date="2018-04-17T01:46:00Z">
            <w:rPr>
              <w:rFonts w:ascii="Cambria Math" w:hAnsi="Cambria Math"/>
            </w:rPr>
            <m:t>x</m:t>
          </w:ins>
        </m:r>
        <m:r>
          <w:ins w:id="1079" w:author="David Vacas Miguel" w:date="2018-04-17T01:46:00Z">
            <m:rPr>
              <m:sty m:val="p"/>
            </m:rPr>
            <w:rPr>
              <w:rFonts w:ascii="Cambria Math" w:hAnsi="Cambria Math"/>
            </w:rPr>
            <m:t>(</m:t>
          </w:ins>
        </m:r>
        <m:r>
          <w:ins w:id="1080" w:author="David Vacas Miguel" w:date="2018-04-17T01:46:00Z">
            <w:rPr>
              <w:rFonts w:ascii="Cambria Math" w:hAnsi="Cambria Math"/>
            </w:rPr>
            <m:t>t</m:t>
          </w:ins>
        </m:r>
        <m:r>
          <w:ins w:id="1081" w:author="David Vacas Miguel" w:date="2018-04-17T01:46:00Z">
            <m:rPr>
              <m:sty m:val="p"/>
            </m:rPr>
            <w:rPr>
              <w:rFonts w:ascii="Cambria Math" w:hAnsi="Cambria Math"/>
            </w:rPr>
            <m:t>+1)=</m:t>
          </w:ins>
        </m:r>
        <m:r>
          <w:ins w:id="1082" w:author="David Vacas Miguel" w:date="2018-04-17T01:46:00Z">
            <w:rPr>
              <w:rFonts w:ascii="Cambria Math" w:hAnsi="Cambria Math"/>
            </w:rPr>
            <m:t>x</m:t>
          </w:ins>
        </m:r>
        <m:d>
          <m:dPr>
            <m:ctrlPr>
              <w:ins w:id="1083" w:author="David Vacas Miguel" w:date="2018-04-17T01:46:00Z">
                <w:rPr>
                  <w:rFonts w:ascii="Cambria Math" w:hAnsi="Cambria Math"/>
                </w:rPr>
              </w:ins>
            </m:ctrlPr>
          </m:dPr>
          <m:e>
            <m:r>
              <w:ins w:id="1084" w:author="David Vacas Miguel" w:date="2018-04-17T01:46:00Z">
                <w:rPr>
                  <w:rFonts w:ascii="Cambria Math" w:hAnsi="Cambria Math"/>
                </w:rPr>
                <m:t>t</m:t>
              </w:ins>
            </m:r>
          </m:e>
        </m:d>
        <m:r>
          <w:ins w:id="1085" w:author="David Vacas Miguel" w:date="2018-04-17T01:46:00Z">
            <m:rPr>
              <m:sty m:val="p"/>
            </m:rPr>
            <w:rPr>
              <w:rFonts w:ascii="Cambria Math" w:hAnsi="Cambria Math"/>
            </w:rPr>
            <m:t>-</m:t>
          </w:ins>
        </m:r>
        <m:d>
          <m:dPr>
            <m:ctrlPr>
              <w:ins w:id="1086" w:author="David Vacas Miguel" w:date="2018-04-17T01:46:00Z">
                <w:rPr>
                  <w:rFonts w:ascii="Cambria Math" w:hAnsi="Cambria Math"/>
                </w:rPr>
              </w:ins>
            </m:ctrlPr>
          </m:dPr>
          <m:e>
            <m:sSub>
              <m:sSubPr>
                <m:ctrlPr>
                  <w:ins w:id="1087" w:author="David Vacas Miguel" w:date="2018-04-17T01:46:00Z">
                    <w:rPr>
                      <w:rFonts w:ascii="Cambria Math" w:hAnsi="Cambria Math"/>
                    </w:rPr>
                  </w:ins>
                </m:ctrlPr>
              </m:sSubPr>
              <m:e>
                <m:r>
                  <w:ins w:id="1088" w:author="David Vacas Miguel" w:date="2018-04-17T01:46:00Z">
                    <w:rPr>
                      <w:rFonts w:ascii="Cambria Math" w:hAnsi="Cambria Math"/>
                    </w:rPr>
                    <m:t>w</m:t>
                  </w:ins>
                </m:r>
              </m:e>
              <m:sub>
                <m:r>
                  <w:ins w:id="1089" w:author="David Vacas Miguel" w:date="2018-04-17T01:46:00Z">
                    <w:rPr>
                      <w:rFonts w:ascii="Cambria Math" w:hAnsi="Cambria Math"/>
                    </w:rPr>
                    <m:t>d</m:t>
                  </w:ins>
                </m:r>
              </m:sub>
            </m:sSub>
            <m:r>
              <w:ins w:id="1090" w:author="David Vacas Miguel" w:date="2018-04-17T01:46:00Z">
                <m:rPr>
                  <m:sty m:val="p"/>
                </m:rPr>
                <w:rPr>
                  <w:rFonts w:ascii="Cambria Math" w:hAnsi="Cambria Math"/>
                </w:rPr>
                <m:t>+</m:t>
              </w:ins>
            </m:r>
            <m:sSub>
              <m:sSubPr>
                <m:ctrlPr>
                  <w:ins w:id="1091" w:author="David Vacas Miguel" w:date="2018-04-17T01:46:00Z">
                    <w:rPr>
                      <w:rFonts w:ascii="Cambria Math" w:hAnsi="Cambria Math"/>
                    </w:rPr>
                  </w:ins>
                </m:ctrlPr>
              </m:sSubPr>
              <m:e>
                <m:r>
                  <w:ins w:id="1092" w:author="David Vacas Miguel" w:date="2018-04-17T01:46:00Z">
                    <w:rPr>
                      <w:rFonts w:ascii="Cambria Math" w:hAnsi="Cambria Math"/>
                    </w:rPr>
                    <m:t>w</m:t>
                  </w:ins>
                </m:r>
              </m:e>
              <m:sub>
                <m:r>
                  <w:ins w:id="1093" w:author="David Vacas Miguel" w:date="2018-04-17T01:46:00Z">
                    <w:rPr>
                      <w:rFonts w:ascii="Cambria Math" w:hAnsi="Cambria Math"/>
                    </w:rPr>
                    <m:t>i</m:t>
                  </w:ins>
                </m:r>
              </m:sub>
            </m:sSub>
          </m:e>
        </m:d>
        <m:r>
          <w:ins w:id="1094" w:author="David Vacas Miguel" w:date="2018-04-17T01:46:00Z">
            <m:rPr>
              <m:sty m:val="p"/>
            </m:rPr>
            <w:rPr>
              <w:rFonts w:ascii="Cambria Math" w:hAnsi="Cambria Math"/>
            </w:rPr>
            <m:t>∙</m:t>
          </w:ins>
        </m:r>
        <m:f>
          <m:fPr>
            <m:ctrlPr>
              <w:ins w:id="1095" w:author="David Vacas Miguel" w:date="2018-04-17T01:46:00Z">
                <w:rPr>
                  <w:rFonts w:ascii="Cambria Math" w:hAnsi="Cambria Math"/>
                </w:rPr>
              </w:ins>
            </m:ctrlPr>
          </m:fPr>
          <m:num>
            <m:r>
              <w:ins w:id="1096" w:author="David Vacas Miguel" w:date="2018-04-17T01:46:00Z">
                <w:rPr>
                  <w:rFonts w:ascii="Cambria Math" w:hAnsi="Cambria Math"/>
                </w:rPr>
                <m:t>WR</m:t>
              </w:ins>
            </m:r>
            <m:r>
              <w:ins w:id="1097" w:author="David Vacas Miguel" w:date="2018-04-17T01:46:00Z">
                <m:rPr>
                  <m:sty m:val="p"/>
                </m:rPr>
                <w:rPr>
                  <w:rFonts w:ascii="Cambria Math" w:hAnsi="Cambria Math"/>
                </w:rPr>
                <m:t>∙</m:t>
              </w:ins>
            </m:r>
            <m:func>
              <m:funcPr>
                <m:ctrlPr>
                  <w:ins w:id="1098" w:author="David Vacas Miguel" w:date="2018-04-17T01:46:00Z">
                    <w:rPr>
                      <w:rFonts w:ascii="Cambria Math" w:hAnsi="Cambria Math"/>
                    </w:rPr>
                  </w:ins>
                </m:ctrlPr>
              </m:funcPr>
              <m:fName>
                <m:r>
                  <w:ins w:id="1099" w:author="David Vacas Miguel" w:date="2018-04-17T01:46:00Z">
                    <m:rPr>
                      <m:sty m:val="p"/>
                    </m:rPr>
                    <w:rPr>
                      <w:rFonts w:ascii="Cambria Math" w:hAnsi="Cambria Math"/>
                    </w:rPr>
                    <m:t>sin</m:t>
                  </w:ins>
                </m:r>
              </m:fName>
              <m:e>
                <m:d>
                  <m:dPr>
                    <m:ctrlPr>
                      <w:ins w:id="1100" w:author="David Vacas Miguel" w:date="2018-04-17T01:46:00Z">
                        <w:rPr>
                          <w:rFonts w:ascii="Cambria Math" w:hAnsi="Cambria Math"/>
                        </w:rPr>
                      </w:ins>
                    </m:ctrlPr>
                  </m:dPr>
                  <m:e>
                    <m:r>
                      <w:ins w:id="1101" w:author="David Vacas Miguel" w:date="2018-04-17T01:46:00Z">
                        <w:rPr>
                          <w:rFonts w:ascii="Cambria Math" w:hAnsi="Cambria Math"/>
                        </w:rPr>
                        <m:t>φ(t)</m:t>
                      </w:ins>
                    </m:r>
                  </m:e>
                </m:d>
              </m:e>
            </m:func>
          </m:num>
          <m:den>
            <m:r>
              <w:ins w:id="1102" w:author="David Vacas Miguel" w:date="2018-04-17T01:46:00Z">
                <m:rPr>
                  <m:sty m:val="p"/>
                </m:rPr>
                <w:rPr>
                  <w:rFonts w:ascii="Cambria Math" w:hAnsi="Cambria Math"/>
                </w:rPr>
                <m:t>2</m:t>
              </w:ins>
            </m:r>
          </m:den>
        </m:f>
        <m:r>
          <w:ins w:id="1103" w:author="David Vacas Miguel" w:date="2018-04-17T01:46:00Z">
            <m:rPr>
              <m:sty m:val="p"/>
            </m:rPr>
            <w:rPr>
              <w:rFonts w:ascii="Cambria Math" w:hAnsi="Cambria Math"/>
            </w:rPr>
            <m:t>∙∆</m:t>
          </w:ins>
        </m:r>
        <m:r>
          <w:ins w:id="1104" w:author="David Vacas Miguel" w:date="2018-04-17T01:46:00Z">
            <w:rPr>
              <w:rFonts w:ascii="Cambria Math" w:hAnsi="Cambria Math"/>
            </w:rPr>
            <m:t>t</m:t>
          </w:ins>
        </m:r>
      </m:oMath>
      <w:ins w:id="1105" w:author="David Vacas Miguel" w:date="2018-04-17T01:46:00Z">
        <w:r>
          <w:rPr>
            <w:rFonts w:eastAsiaTheme="minorEastAsia"/>
          </w:rPr>
          <w:tab/>
        </w:r>
      </w:ins>
    </w:p>
    <w:p w:rsidR="0040696D" w:rsidRDefault="0040696D" w:rsidP="0040696D">
      <w:pPr>
        <w:pStyle w:val="LetranormalTFG"/>
        <w:rPr>
          <w:ins w:id="1106" w:author="David Vacas Miguel" w:date="2018-04-17T01:46:00Z"/>
        </w:rPr>
      </w:pPr>
      <m:oMath>
        <m:r>
          <w:ins w:id="1107" w:author="David Vacas Miguel" w:date="2018-04-17T01:46:00Z">
            <w:rPr>
              <w:rFonts w:ascii="Cambria Math" w:hAnsi="Cambria Math"/>
            </w:rPr>
            <m:t>z</m:t>
          </w:ins>
        </m:r>
        <m:r>
          <w:ins w:id="1108" w:author="David Vacas Miguel" w:date="2018-04-17T01:46:00Z">
            <m:rPr>
              <m:sty m:val="p"/>
            </m:rPr>
            <w:rPr>
              <w:rFonts w:ascii="Cambria Math" w:hAnsi="Cambria Math"/>
            </w:rPr>
            <m:t>(</m:t>
          </w:ins>
        </m:r>
        <m:r>
          <w:ins w:id="1109" w:author="David Vacas Miguel" w:date="2018-04-17T01:46:00Z">
            <w:rPr>
              <w:rFonts w:ascii="Cambria Math" w:hAnsi="Cambria Math"/>
            </w:rPr>
            <m:t>t</m:t>
          </w:ins>
        </m:r>
        <m:r>
          <w:ins w:id="1110" w:author="David Vacas Miguel" w:date="2018-04-17T01:46:00Z">
            <m:rPr>
              <m:sty m:val="p"/>
            </m:rPr>
            <w:rPr>
              <w:rFonts w:ascii="Cambria Math" w:hAnsi="Cambria Math"/>
            </w:rPr>
            <m:t>+1)=</m:t>
          </w:ins>
        </m:r>
        <m:r>
          <w:ins w:id="1111" w:author="David Vacas Miguel" w:date="2018-04-17T01:46:00Z">
            <w:rPr>
              <w:rFonts w:ascii="Cambria Math" w:hAnsi="Cambria Math"/>
            </w:rPr>
            <m:t>y</m:t>
          </w:ins>
        </m:r>
        <m:d>
          <m:dPr>
            <m:ctrlPr>
              <w:ins w:id="1112" w:author="David Vacas Miguel" w:date="2018-04-17T01:46:00Z">
                <w:rPr>
                  <w:rFonts w:ascii="Cambria Math" w:hAnsi="Cambria Math"/>
                </w:rPr>
              </w:ins>
            </m:ctrlPr>
          </m:dPr>
          <m:e>
            <m:r>
              <w:ins w:id="1113" w:author="David Vacas Miguel" w:date="2018-04-17T01:46:00Z">
                <w:rPr>
                  <w:rFonts w:ascii="Cambria Math" w:hAnsi="Cambria Math"/>
                </w:rPr>
                <m:t>t</m:t>
              </w:ins>
            </m:r>
          </m:e>
        </m:d>
        <m:r>
          <w:ins w:id="1114" w:author="David Vacas Miguel" w:date="2018-04-17T01:46:00Z">
            <m:rPr>
              <m:sty m:val="p"/>
            </m:rPr>
            <w:rPr>
              <w:rFonts w:ascii="Cambria Math" w:hAnsi="Cambria Math"/>
            </w:rPr>
            <m:t>+</m:t>
          </w:ins>
        </m:r>
        <m:d>
          <m:dPr>
            <m:ctrlPr>
              <w:ins w:id="1115" w:author="David Vacas Miguel" w:date="2018-04-17T01:46:00Z">
                <w:rPr>
                  <w:rFonts w:ascii="Cambria Math" w:hAnsi="Cambria Math"/>
                </w:rPr>
              </w:ins>
            </m:ctrlPr>
          </m:dPr>
          <m:e>
            <m:sSub>
              <m:sSubPr>
                <m:ctrlPr>
                  <w:ins w:id="1116" w:author="David Vacas Miguel" w:date="2018-04-17T01:46:00Z">
                    <w:rPr>
                      <w:rFonts w:ascii="Cambria Math" w:hAnsi="Cambria Math"/>
                    </w:rPr>
                  </w:ins>
                </m:ctrlPr>
              </m:sSubPr>
              <m:e>
                <m:r>
                  <w:ins w:id="1117" w:author="David Vacas Miguel" w:date="2018-04-17T01:46:00Z">
                    <w:rPr>
                      <w:rFonts w:ascii="Cambria Math" w:hAnsi="Cambria Math"/>
                    </w:rPr>
                    <m:t>w</m:t>
                  </w:ins>
                </m:r>
              </m:e>
              <m:sub>
                <m:r>
                  <w:ins w:id="1118" w:author="David Vacas Miguel" w:date="2018-04-17T01:46:00Z">
                    <w:rPr>
                      <w:rFonts w:ascii="Cambria Math" w:hAnsi="Cambria Math"/>
                    </w:rPr>
                    <m:t>d</m:t>
                  </w:ins>
                </m:r>
              </m:sub>
            </m:sSub>
            <m:r>
              <w:ins w:id="1119" w:author="David Vacas Miguel" w:date="2018-04-17T01:46:00Z">
                <m:rPr>
                  <m:sty m:val="p"/>
                </m:rPr>
                <w:rPr>
                  <w:rFonts w:ascii="Cambria Math" w:hAnsi="Cambria Math"/>
                </w:rPr>
                <m:t>+</m:t>
              </w:ins>
            </m:r>
            <m:sSub>
              <m:sSubPr>
                <m:ctrlPr>
                  <w:ins w:id="1120" w:author="David Vacas Miguel" w:date="2018-04-17T01:46:00Z">
                    <w:rPr>
                      <w:rFonts w:ascii="Cambria Math" w:hAnsi="Cambria Math"/>
                    </w:rPr>
                  </w:ins>
                </m:ctrlPr>
              </m:sSubPr>
              <m:e>
                <m:r>
                  <w:ins w:id="1121" w:author="David Vacas Miguel" w:date="2018-04-17T01:46:00Z">
                    <w:rPr>
                      <w:rFonts w:ascii="Cambria Math" w:hAnsi="Cambria Math"/>
                    </w:rPr>
                    <m:t>w</m:t>
                  </w:ins>
                </m:r>
              </m:e>
              <m:sub>
                <m:r>
                  <w:ins w:id="1122" w:author="David Vacas Miguel" w:date="2018-04-17T01:46:00Z">
                    <w:rPr>
                      <w:rFonts w:ascii="Cambria Math" w:hAnsi="Cambria Math"/>
                    </w:rPr>
                    <m:t>i</m:t>
                  </w:ins>
                </m:r>
              </m:sub>
            </m:sSub>
          </m:e>
        </m:d>
        <m:r>
          <w:ins w:id="1123" w:author="David Vacas Miguel" w:date="2018-04-17T01:46:00Z">
            <m:rPr>
              <m:sty m:val="p"/>
            </m:rPr>
            <w:rPr>
              <w:rFonts w:ascii="Cambria Math" w:hAnsi="Cambria Math"/>
            </w:rPr>
            <m:t>∙</m:t>
          </w:ins>
        </m:r>
        <m:f>
          <m:fPr>
            <m:ctrlPr>
              <w:ins w:id="1124" w:author="David Vacas Miguel" w:date="2018-04-17T01:46:00Z">
                <w:rPr>
                  <w:rFonts w:ascii="Cambria Math" w:hAnsi="Cambria Math"/>
                </w:rPr>
              </w:ins>
            </m:ctrlPr>
          </m:fPr>
          <m:num>
            <m:r>
              <w:ins w:id="1125" w:author="David Vacas Miguel" w:date="2018-04-17T01:46:00Z">
                <w:rPr>
                  <w:rFonts w:ascii="Cambria Math" w:hAnsi="Cambria Math"/>
                </w:rPr>
                <m:t>WR</m:t>
              </w:ins>
            </m:r>
            <m:r>
              <w:ins w:id="1126" w:author="David Vacas Miguel" w:date="2018-04-17T01:46:00Z">
                <m:rPr>
                  <m:sty m:val="p"/>
                </m:rPr>
                <w:rPr>
                  <w:rFonts w:ascii="Cambria Math" w:hAnsi="Cambria Math"/>
                </w:rPr>
                <m:t>∙</m:t>
              </w:ins>
            </m:r>
            <m:func>
              <m:funcPr>
                <m:ctrlPr>
                  <w:ins w:id="1127" w:author="David Vacas Miguel" w:date="2018-04-17T01:46:00Z">
                    <w:rPr>
                      <w:rFonts w:ascii="Cambria Math" w:hAnsi="Cambria Math"/>
                    </w:rPr>
                  </w:ins>
                </m:ctrlPr>
              </m:funcPr>
              <m:fName>
                <m:r>
                  <w:ins w:id="1128" w:author="David Vacas Miguel" w:date="2018-04-17T01:46:00Z">
                    <m:rPr>
                      <m:sty m:val="p"/>
                    </m:rPr>
                    <w:rPr>
                      <w:rFonts w:ascii="Cambria Math" w:hAnsi="Cambria Math"/>
                    </w:rPr>
                    <m:t>cos</m:t>
                  </w:ins>
                </m:r>
              </m:fName>
              <m:e>
                <m:d>
                  <m:dPr>
                    <m:ctrlPr>
                      <w:ins w:id="1129" w:author="David Vacas Miguel" w:date="2018-04-17T01:46:00Z">
                        <w:rPr>
                          <w:rFonts w:ascii="Cambria Math" w:hAnsi="Cambria Math"/>
                        </w:rPr>
                      </w:ins>
                    </m:ctrlPr>
                  </m:dPr>
                  <m:e>
                    <m:r>
                      <w:ins w:id="1130" w:author="David Vacas Miguel" w:date="2018-04-17T01:46:00Z">
                        <w:rPr>
                          <w:rFonts w:ascii="Cambria Math" w:hAnsi="Cambria Math"/>
                        </w:rPr>
                        <m:t>φ(t)</m:t>
                      </w:ins>
                    </m:r>
                  </m:e>
                </m:d>
              </m:e>
            </m:func>
          </m:num>
          <m:den>
            <m:r>
              <w:ins w:id="1131" w:author="David Vacas Miguel" w:date="2018-04-17T01:46:00Z">
                <m:rPr>
                  <m:sty m:val="p"/>
                </m:rPr>
                <w:rPr>
                  <w:rFonts w:ascii="Cambria Math" w:hAnsi="Cambria Math"/>
                </w:rPr>
                <m:t>2</m:t>
              </w:ins>
            </m:r>
          </m:den>
        </m:f>
        <m:r>
          <w:ins w:id="1132" w:author="David Vacas Miguel" w:date="2018-04-17T01:46:00Z">
            <m:rPr>
              <m:sty m:val="p"/>
            </m:rPr>
            <w:rPr>
              <w:rFonts w:ascii="Cambria Math" w:hAnsi="Cambria Math"/>
            </w:rPr>
            <m:t>∙∆</m:t>
          </w:ins>
        </m:r>
        <m:r>
          <w:ins w:id="1133" w:author="David Vacas Miguel" w:date="2018-04-17T01:46:00Z">
            <w:rPr>
              <w:rFonts w:ascii="Cambria Math" w:hAnsi="Cambria Math"/>
            </w:rPr>
            <m:t>t</m:t>
          </w:ins>
        </m:r>
      </m:oMath>
      <w:ins w:id="1134" w:author="David Vacas Miguel" w:date="2018-04-17T01:46:00Z">
        <w:r>
          <w:rPr>
            <w:rFonts w:eastAsiaTheme="minorEastAsia"/>
          </w:rPr>
          <w:tab/>
        </w:r>
        <w:r>
          <w:rPr>
            <w:rFonts w:eastAsiaTheme="minorEastAsia"/>
          </w:rPr>
          <w:tab/>
          <w:t>(7)</w:t>
        </w:r>
      </w:ins>
    </w:p>
    <w:p w:rsidR="0040696D" w:rsidRDefault="0040696D" w:rsidP="0040696D">
      <w:pPr>
        <w:pStyle w:val="LetranormalTFG"/>
        <w:rPr>
          <w:ins w:id="1135" w:author="David Vacas Miguel" w:date="2018-04-17T01:46:00Z"/>
        </w:rPr>
      </w:pPr>
      <m:oMath>
        <m:r>
          <w:ins w:id="1136" w:author="David Vacas Miguel" w:date="2018-04-17T01:46:00Z">
            <w:rPr>
              <w:rFonts w:ascii="Cambria Math" w:hAnsi="Cambria Math"/>
            </w:rPr>
            <m:t>φ</m:t>
          </w:ins>
        </m:r>
        <m:r>
          <w:ins w:id="1137" w:author="David Vacas Miguel" w:date="2018-04-17T01:46:00Z">
            <m:rPr>
              <m:sty m:val="p"/>
            </m:rPr>
            <w:rPr>
              <w:rFonts w:ascii="Cambria Math" w:hAnsi="Cambria Math"/>
            </w:rPr>
            <m:t>(</m:t>
          </w:ins>
        </m:r>
        <m:r>
          <w:ins w:id="1138" w:author="David Vacas Miguel" w:date="2018-04-17T01:46:00Z">
            <w:rPr>
              <w:rFonts w:ascii="Cambria Math" w:hAnsi="Cambria Math"/>
            </w:rPr>
            <m:t>t</m:t>
          </w:ins>
        </m:r>
        <m:r>
          <w:ins w:id="1139" w:author="David Vacas Miguel" w:date="2018-04-17T01:46:00Z">
            <m:rPr>
              <m:sty m:val="p"/>
            </m:rPr>
            <w:rPr>
              <w:rFonts w:ascii="Cambria Math" w:hAnsi="Cambria Math"/>
            </w:rPr>
            <m:t>+1)=</m:t>
          </w:ins>
        </m:r>
        <m:r>
          <w:ins w:id="1140" w:author="David Vacas Miguel" w:date="2018-04-17T01:46:00Z">
            <w:rPr>
              <w:rFonts w:ascii="Cambria Math" w:hAnsi="Cambria Math"/>
            </w:rPr>
            <m:t>φ</m:t>
          </w:ins>
        </m:r>
        <m:d>
          <m:dPr>
            <m:ctrlPr>
              <w:ins w:id="1141" w:author="David Vacas Miguel" w:date="2018-04-17T01:46:00Z">
                <w:rPr>
                  <w:rFonts w:ascii="Cambria Math" w:hAnsi="Cambria Math"/>
                </w:rPr>
              </w:ins>
            </m:ctrlPr>
          </m:dPr>
          <m:e>
            <m:r>
              <w:ins w:id="1142" w:author="David Vacas Miguel" w:date="2018-04-17T01:46:00Z">
                <w:rPr>
                  <w:rFonts w:ascii="Cambria Math" w:hAnsi="Cambria Math"/>
                </w:rPr>
                <m:t>t</m:t>
              </w:ins>
            </m:r>
          </m:e>
        </m:d>
        <m:r>
          <w:ins w:id="1143" w:author="David Vacas Miguel" w:date="2018-04-17T01:46:00Z">
            <m:rPr>
              <m:sty m:val="p"/>
            </m:rPr>
            <w:rPr>
              <w:rFonts w:ascii="Cambria Math" w:hAnsi="Cambria Math"/>
            </w:rPr>
            <m:t>+</m:t>
          </w:ins>
        </m:r>
        <m:d>
          <m:dPr>
            <m:ctrlPr>
              <w:ins w:id="1144" w:author="David Vacas Miguel" w:date="2018-04-17T01:46:00Z">
                <w:rPr>
                  <w:rFonts w:ascii="Cambria Math" w:hAnsi="Cambria Math"/>
                </w:rPr>
              </w:ins>
            </m:ctrlPr>
          </m:dPr>
          <m:e>
            <m:sSub>
              <m:sSubPr>
                <m:ctrlPr>
                  <w:ins w:id="1145" w:author="David Vacas Miguel" w:date="2018-04-17T01:46:00Z">
                    <w:rPr>
                      <w:rFonts w:ascii="Cambria Math" w:hAnsi="Cambria Math"/>
                    </w:rPr>
                  </w:ins>
                </m:ctrlPr>
              </m:sSubPr>
              <m:e>
                <m:r>
                  <w:ins w:id="1146" w:author="David Vacas Miguel" w:date="2018-04-17T01:46:00Z">
                    <w:rPr>
                      <w:rFonts w:ascii="Cambria Math" w:hAnsi="Cambria Math"/>
                    </w:rPr>
                    <m:t>w</m:t>
                  </w:ins>
                </m:r>
              </m:e>
              <m:sub>
                <m:r>
                  <w:ins w:id="1147" w:author="David Vacas Miguel" w:date="2018-04-17T01:46:00Z">
                    <w:rPr>
                      <w:rFonts w:ascii="Cambria Math" w:hAnsi="Cambria Math"/>
                    </w:rPr>
                    <m:t>d</m:t>
                  </w:ins>
                </m:r>
              </m:sub>
            </m:sSub>
            <m:r>
              <w:ins w:id="1148" w:author="David Vacas Miguel" w:date="2018-04-17T01:46:00Z">
                <m:rPr>
                  <m:sty m:val="p"/>
                </m:rPr>
                <w:rPr>
                  <w:rFonts w:ascii="Cambria Math" w:hAnsi="Cambria Math"/>
                </w:rPr>
                <m:t>-</m:t>
              </w:ins>
            </m:r>
            <m:sSub>
              <m:sSubPr>
                <m:ctrlPr>
                  <w:ins w:id="1149" w:author="David Vacas Miguel" w:date="2018-04-17T01:46:00Z">
                    <w:rPr>
                      <w:rFonts w:ascii="Cambria Math" w:hAnsi="Cambria Math"/>
                    </w:rPr>
                  </w:ins>
                </m:ctrlPr>
              </m:sSubPr>
              <m:e>
                <m:r>
                  <w:ins w:id="1150" w:author="David Vacas Miguel" w:date="2018-04-17T01:46:00Z">
                    <w:rPr>
                      <w:rFonts w:ascii="Cambria Math" w:hAnsi="Cambria Math"/>
                    </w:rPr>
                    <m:t>w</m:t>
                  </w:ins>
                </m:r>
              </m:e>
              <m:sub>
                <m:r>
                  <w:ins w:id="1151" w:author="David Vacas Miguel" w:date="2018-04-17T01:46:00Z">
                    <w:rPr>
                      <w:rFonts w:ascii="Cambria Math" w:hAnsi="Cambria Math"/>
                    </w:rPr>
                    <m:t>i</m:t>
                  </w:ins>
                </m:r>
              </m:sub>
            </m:sSub>
          </m:e>
        </m:d>
        <m:r>
          <w:ins w:id="1152" w:author="David Vacas Miguel" w:date="2018-04-17T01:46:00Z">
            <m:rPr>
              <m:sty m:val="p"/>
            </m:rPr>
            <w:rPr>
              <w:rFonts w:ascii="Cambria Math" w:hAnsi="Cambria Math"/>
            </w:rPr>
            <m:t>∙</m:t>
          </w:ins>
        </m:r>
        <m:f>
          <m:fPr>
            <m:ctrlPr>
              <w:ins w:id="1153" w:author="David Vacas Miguel" w:date="2018-04-17T01:46:00Z">
                <w:rPr>
                  <w:rFonts w:ascii="Cambria Math" w:hAnsi="Cambria Math"/>
                </w:rPr>
              </w:ins>
            </m:ctrlPr>
          </m:fPr>
          <m:num>
            <m:r>
              <w:ins w:id="1154" w:author="David Vacas Miguel" w:date="2018-04-17T01:46:00Z">
                <w:rPr>
                  <w:rFonts w:ascii="Cambria Math" w:hAnsi="Cambria Math"/>
                </w:rPr>
                <m:t>WR</m:t>
              </w:ins>
            </m:r>
          </m:num>
          <m:den>
            <m:r>
              <w:ins w:id="1155" w:author="David Vacas Miguel" w:date="2018-04-17T01:46:00Z">
                <w:rPr>
                  <w:rFonts w:ascii="Cambria Math" w:hAnsi="Cambria Math"/>
                </w:rPr>
                <m:t>WS</m:t>
              </w:ins>
            </m:r>
          </m:den>
        </m:f>
        <m:r>
          <w:ins w:id="1156" w:author="David Vacas Miguel" w:date="2018-04-17T01:46:00Z">
            <m:rPr>
              <m:sty m:val="p"/>
            </m:rPr>
            <w:rPr>
              <w:rFonts w:ascii="Cambria Math" w:hAnsi="Cambria Math"/>
            </w:rPr>
            <m:t>∙∆</m:t>
          </w:ins>
        </m:r>
        <m:r>
          <w:ins w:id="1157" w:author="David Vacas Miguel" w:date="2018-04-17T01:46:00Z">
            <w:rPr>
              <w:rFonts w:ascii="Cambria Math" w:hAnsi="Cambria Math"/>
            </w:rPr>
            <m:t>t</m:t>
          </w:ins>
        </m:r>
      </m:oMath>
      <w:ins w:id="1158" w:author="David Vacas Miguel" w:date="2018-04-17T01:46:00Z">
        <w:r>
          <w:rPr>
            <w:rFonts w:eastAsiaTheme="minorEastAsia"/>
          </w:rPr>
          <w:tab/>
        </w:r>
      </w:ins>
    </w:p>
    <w:p w:rsidR="0040696D" w:rsidRDefault="0040696D" w:rsidP="0040696D">
      <w:pPr>
        <w:pStyle w:val="LetranormalTFG"/>
        <w:rPr>
          <w:ins w:id="1159" w:author="David Vacas Miguel" w:date="2018-04-17T01:46:00Z"/>
        </w:rPr>
      </w:pPr>
    </w:p>
    <w:p w:rsidR="0040696D" w:rsidRPr="00023205" w:rsidRDefault="0040696D" w:rsidP="0040696D">
      <w:pPr>
        <w:pStyle w:val="LetranormalTFG"/>
      </w:pPr>
      <w:ins w:id="1160"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161" w:author="David Vacas Miguel" w:date="2018-04-14T15:25:00Z"/>
        </w:rPr>
      </w:pPr>
      <w:del w:id="1162"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163" w:author="David Vacas Miguel" w:date="2018-04-14T15:25:00Z"/>
        </w:rPr>
      </w:pPr>
      <w:del w:id="1164"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165" w:author="David Vacas Miguel" w:date="2018-04-14T15:25:00Z"/>
        </w:rPr>
      </w:pPr>
      <w:del w:id="1166"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167" w:author="David Vacas Miguel" w:date="2018-04-14T15:25:00Z"/>
        </w:rPr>
      </w:pPr>
      <w:del w:id="1168"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169" w:author="David Vacas Miguel" w:date="2018-04-14T15:25:00Z"/>
        </w:rPr>
      </w:pPr>
      <w:del w:id="1170"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171" w:author="David Vacas Miguel" w:date="2018-04-14T15:25:00Z"/>
        </w:rPr>
      </w:pPr>
    </w:p>
    <w:p w:rsidR="003460D2" w:rsidDel="006A36B1" w:rsidRDefault="003460D2" w:rsidP="003460D2">
      <w:pPr>
        <w:jc w:val="center"/>
        <w:rPr>
          <w:del w:id="1172" w:author="David Vacas Miguel" w:date="2018-04-14T15:25:00Z"/>
        </w:rPr>
      </w:pPr>
      <w:del w:id="1173"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174" w:author="David Vacas Miguel" w:date="2018-04-14T15:25:00Z"/>
        </w:rPr>
      </w:pPr>
      <w:del w:id="1175"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176" w:author="David Vacas Miguel" w:date="2018-04-14T15:25:00Z"/>
        </w:rPr>
      </w:pPr>
    </w:p>
    <w:p w:rsidR="003460D2" w:rsidDel="006A36B1" w:rsidRDefault="003460D2" w:rsidP="003460D2">
      <w:pPr>
        <w:pStyle w:val="LetranormalTFG"/>
        <w:rPr>
          <w:del w:id="1177" w:author="David Vacas Miguel" w:date="2018-04-14T15:25:00Z"/>
        </w:rPr>
      </w:pPr>
      <w:del w:id="1178"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179" w:author="David Vacas Miguel" w:date="2018-04-14T15:25:00Z"/>
        </w:rPr>
      </w:pPr>
    </w:p>
    <w:p w:rsidR="003460D2" w:rsidRPr="0005392A" w:rsidDel="006A36B1" w:rsidRDefault="00CA12DA" w:rsidP="003460D2">
      <w:pPr>
        <w:pStyle w:val="LetranormalTFG"/>
        <w:rPr>
          <w:del w:id="1180" w:author="David Vacas Miguel" w:date="2018-04-14T15:25:00Z"/>
        </w:rPr>
      </w:pPr>
      <m:oMathPara>
        <m:oMathParaPr>
          <m:jc m:val="left"/>
        </m:oMathParaPr>
        <m:oMath>
          <m:sSub>
            <m:sSubPr>
              <m:ctrlPr>
                <w:del w:id="1181" w:author="David Vacas Miguel" w:date="2018-04-14T15:25:00Z">
                  <w:rPr>
                    <w:rFonts w:ascii="Cambria Math" w:hAnsi="Cambria Math"/>
                  </w:rPr>
                </w:del>
              </m:ctrlPr>
            </m:sSubPr>
            <m:e>
              <m:r>
                <w:del w:id="1182" w:author="David Vacas Miguel" w:date="2018-04-14T15:25:00Z">
                  <w:rPr>
                    <w:rFonts w:ascii="Cambria Math" w:hAnsi="Cambria Math"/>
                  </w:rPr>
                  <m:t>v</m:t>
                </w:del>
              </m:r>
            </m:e>
            <m:sub>
              <m:r>
                <w:del w:id="1183" w:author="David Vacas Miguel" w:date="2018-04-14T15:25:00Z">
                  <w:rPr>
                    <w:rFonts w:ascii="Cambria Math" w:hAnsi="Cambria Math"/>
                  </w:rPr>
                  <m:t>x</m:t>
                </w:del>
              </m:r>
            </m:sub>
          </m:sSub>
          <m:r>
            <w:del w:id="1184" w:author="David Vacas Miguel" w:date="2018-04-14T15:25:00Z">
              <m:rPr>
                <m:sty m:val="p"/>
              </m:rPr>
              <w:rPr>
                <w:rFonts w:ascii="Cambria Math" w:hAnsi="Cambria Math"/>
              </w:rPr>
              <m:t>=-</m:t>
            </w:del>
          </m:r>
          <m:r>
            <w:del w:id="1185" w:author="David Vacas Miguel" w:date="2018-04-14T15:25:00Z">
              <w:rPr>
                <w:rFonts w:ascii="Cambria Math" w:hAnsi="Cambria Math"/>
              </w:rPr>
              <m:t>v</m:t>
            </w:del>
          </m:r>
          <m:r>
            <w:del w:id="1186" w:author="David Vacas Miguel" w:date="2018-04-14T15:25:00Z">
              <m:rPr>
                <m:sty m:val="p"/>
              </m:rPr>
              <w:rPr>
                <w:rFonts w:ascii="Cambria Math" w:hAnsi="Cambria Math"/>
              </w:rPr>
              <m:t>∙</m:t>
            </w:del>
          </m:r>
          <m:func>
            <m:funcPr>
              <m:ctrlPr>
                <w:del w:id="1187" w:author="David Vacas Miguel" w:date="2018-04-14T15:25:00Z">
                  <w:rPr>
                    <w:rFonts w:ascii="Cambria Math" w:hAnsi="Cambria Math"/>
                  </w:rPr>
                </w:del>
              </m:ctrlPr>
            </m:funcPr>
            <m:fName>
              <m:r>
                <w:del w:id="1188" w:author="David Vacas Miguel" w:date="2018-04-14T15:25:00Z">
                  <m:rPr>
                    <m:sty m:val="p"/>
                  </m:rPr>
                  <w:rPr>
                    <w:rFonts w:ascii="Cambria Math" w:hAnsi="Cambria Math"/>
                  </w:rPr>
                  <m:t>sin</m:t>
                </w:del>
              </m:r>
            </m:fName>
            <m:e>
              <m:d>
                <m:dPr>
                  <m:ctrlPr>
                    <w:del w:id="1189" w:author="David Vacas Miguel" w:date="2018-04-14T15:25:00Z">
                      <w:rPr>
                        <w:rFonts w:ascii="Cambria Math" w:hAnsi="Cambria Math"/>
                      </w:rPr>
                    </w:del>
                  </m:ctrlPr>
                </m:dPr>
                <m:e>
                  <m:r>
                    <w:del w:id="1190" w:author="David Vacas Miguel" w:date="2018-04-14T15:25:00Z">
                      <w:rPr>
                        <w:rFonts w:ascii="Cambria Math" w:hAnsi="Cambria Math"/>
                      </w:rPr>
                      <m:t>φ</m:t>
                    </w:del>
                  </m:r>
                </m:e>
              </m:d>
            </m:e>
          </m:func>
        </m:oMath>
      </m:oMathPara>
    </w:p>
    <w:p w:rsidR="003460D2" w:rsidRPr="0005392A" w:rsidDel="006A36B1" w:rsidRDefault="00CA12DA" w:rsidP="00DA06C6">
      <w:pPr>
        <w:pStyle w:val="LetranormalTFG"/>
        <w:tabs>
          <w:tab w:val="right" w:pos="9070"/>
        </w:tabs>
        <w:rPr>
          <w:del w:id="1191" w:author="David Vacas Miguel" w:date="2018-04-14T15:25:00Z"/>
        </w:rPr>
      </w:pPr>
      <m:oMath>
        <m:sSub>
          <m:sSubPr>
            <m:ctrlPr>
              <w:del w:id="1192" w:author="David Vacas Miguel" w:date="2018-04-14T15:25:00Z">
                <w:rPr>
                  <w:rFonts w:ascii="Cambria Math" w:hAnsi="Cambria Math"/>
                </w:rPr>
              </w:del>
            </m:ctrlPr>
          </m:sSubPr>
          <m:e>
            <m:r>
              <w:del w:id="1193" w:author="David Vacas Miguel" w:date="2018-04-14T15:25:00Z">
                <w:rPr>
                  <w:rFonts w:ascii="Cambria Math" w:hAnsi="Cambria Math"/>
                </w:rPr>
                <m:t>v</m:t>
              </w:del>
            </m:r>
          </m:e>
          <m:sub>
            <m:r>
              <w:del w:id="1194" w:author="David Vacas Miguel" w:date="2018-04-14T15:25:00Z">
                <w:rPr>
                  <w:rFonts w:ascii="Cambria Math" w:hAnsi="Cambria Math"/>
                </w:rPr>
                <m:t>y</m:t>
              </w:del>
            </m:r>
          </m:sub>
        </m:sSub>
        <m:r>
          <w:del w:id="1195" w:author="David Vacas Miguel" w:date="2018-04-14T15:25:00Z">
            <m:rPr>
              <m:sty m:val="p"/>
            </m:rPr>
            <w:rPr>
              <w:rFonts w:ascii="Cambria Math" w:hAnsi="Cambria Math"/>
            </w:rPr>
            <m:t>=</m:t>
          </w:del>
        </m:r>
        <m:r>
          <w:del w:id="1196" w:author="David Vacas Miguel" w:date="2018-04-14T15:25:00Z">
            <w:rPr>
              <w:rFonts w:ascii="Cambria Math" w:hAnsi="Cambria Math"/>
            </w:rPr>
            <m:t>v</m:t>
          </w:del>
        </m:r>
        <m:r>
          <w:del w:id="1197" w:author="David Vacas Miguel" w:date="2018-04-14T15:25:00Z">
            <m:rPr>
              <m:sty m:val="p"/>
            </m:rPr>
            <w:rPr>
              <w:rFonts w:ascii="Cambria Math" w:hAnsi="Cambria Math"/>
            </w:rPr>
            <m:t>∙</m:t>
          </w:del>
        </m:r>
        <m:func>
          <m:funcPr>
            <m:ctrlPr>
              <w:del w:id="1198" w:author="David Vacas Miguel" w:date="2018-04-14T15:25:00Z">
                <w:rPr>
                  <w:rFonts w:ascii="Cambria Math" w:hAnsi="Cambria Math"/>
                </w:rPr>
              </w:del>
            </m:ctrlPr>
          </m:funcPr>
          <m:fName>
            <m:r>
              <w:del w:id="1199" w:author="David Vacas Miguel" w:date="2018-04-14T15:25:00Z">
                <m:rPr>
                  <m:sty m:val="p"/>
                </m:rPr>
                <w:rPr>
                  <w:rFonts w:ascii="Cambria Math" w:hAnsi="Cambria Math"/>
                </w:rPr>
                <m:t>cos</m:t>
              </w:del>
            </m:r>
          </m:fName>
          <m:e>
            <m:d>
              <m:dPr>
                <m:ctrlPr>
                  <w:del w:id="1200" w:author="David Vacas Miguel" w:date="2018-04-14T15:25:00Z">
                    <w:rPr>
                      <w:rFonts w:ascii="Cambria Math" w:hAnsi="Cambria Math"/>
                    </w:rPr>
                  </w:del>
                </m:ctrlPr>
              </m:dPr>
              <m:e>
                <m:r>
                  <w:del w:id="1201" w:author="David Vacas Miguel" w:date="2018-04-14T15:25:00Z">
                    <w:rPr>
                      <w:rFonts w:ascii="Cambria Math" w:hAnsi="Cambria Math"/>
                    </w:rPr>
                    <m:t>φ</m:t>
                  </w:del>
                </m:r>
              </m:e>
            </m:d>
          </m:e>
        </m:func>
      </m:oMath>
      <w:ins w:id="1202" w:author="Alberto Herrán González" w:date="2018-03-31T13:28:00Z">
        <w:del w:id="1203" w:author="David Vacas Miguel" w:date="2018-04-14T15:25:00Z">
          <w:r w:rsidR="00DA06C6" w:rsidDel="006A36B1">
            <w:rPr>
              <w:rFonts w:eastAsiaTheme="minorEastAsia"/>
            </w:rPr>
            <w:tab/>
          </w:r>
        </w:del>
      </w:ins>
      <w:del w:id="1204"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CA12DA" w:rsidP="003460D2">
      <w:pPr>
        <w:pStyle w:val="LetranormalTFG"/>
        <w:rPr>
          <w:del w:id="1205" w:author="David Vacas Miguel" w:date="2018-04-14T15:25:00Z"/>
        </w:rPr>
      </w:pPr>
      <m:oMathPara>
        <m:oMathParaPr>
          <m:jc m:val="left"/>
        </m:oMathParaPr>
        <m:oMath>
          <m:sSub>
            <m:sSubPr>
              <m:ctrlPr>
                <w:del w:id="1206" w:author="David Vacas Miguel" w:date="2018-04-14T15:25:00Z">
                  <w:rPr>
                    <w:rFonts w:ascii="Cambria Math" w:hAnsi="Cambria Math"/>
                  </w:rPr>
                </w:del>
              </m:ctrlPr>
            </m:sSubPr>
            <m:e>
              <m:r>
                <w:del w:id="1207" w:author="David Vacas Miguel" w:date="2018-04-14T15:25:00Z">
                  <w:rPr>
                    <w:rFonts w:ascii="Cambria Math" w:hAnsi="Cambria Math"/>
                  </w:rPr>
                  <m:t>v</m:t>
                </w:del>
              </m:r>
            </m:e>
            <m:sub>
              <m:r>
                <w:del w:id="1208" w:author="David Vacas Miguel" w:date="2018-04-14T15:25:00Z">
                  <w:rPr>
                    <w:rFonts w:ascii="Cambria Math" w:hAnsi="Cambria Math"/>
                  </w:rPr>
                  <m:t>φ</m:t>
                </w:del>
              </m:r>
            </m:sub>
          </m:sSub>
          <m:r>
            <w:del w:id="1209" w:author="David Vacas Miguel" w:date="2018-04-14T15:25:00Z">
              <m:rPr>
                <m:sty m:val="p"/>
              </m:rPr>
              <w:rPr>
                <w:rFonts w:ascii="Cambria Math" w:hAnsi="Cambria Math"/>
              </w:rPr>
              <m:t>=</m:t>
            </w:del>
          </m:r>
          <m:r>
            <w:del w:id="1210" w:author="David Vacas Miguel" w:date="2018-04-14T15:25:00Z">
              <w:rPr>
                <w:rFonts w:ascii="Cambria Math" w:hAnsi="Cambria Math"/>
              </w:rPr>
              <m:t>w</m:t>
            </w:del>
          </m:r>
        </m:oMath>
      </m:oMathPara>
    </w:p>
    <w:p w:rsidR="003460D2" w:rsidRPr="0005392A" w:rsidDel="006A36B1" w:rsidRDefault="003460D2" w:rsidP="003460D2">
      <w:pPr>
        <w:pStyle w:val="LetranormalTFG"/>
        <w:rPr>
          <w:del w:id="1211" w:author="David Vacas Miguel" w:date="2018-04-14T15:25:00Z"/>
        </w:rPr>
      </w:pPr>
    </w:p>
    <w:p w:rsidR="003460D2" w:rsidDel="006A36B1" w:rsidRDefault="003460D2" w:rsidP="003460D2">
      <w:pPr>
        <w:pStyle w:val="LetranormalTFG"/>
        <w:rPr>
          <w:del w:id="1212" w:author="David Vacas Miguel" w:date="2018-04-14T15:25:00Z"/>
        </w:rPr>
      </w:pPr>
      <w:del w:id="1213"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214" w:author="David Vacas Miguel" w:date="2018-04-14T15:25:00Z"/>
        </w:rPr>
      </w:pPr>
    </w:p>
    <w:p w:rsidR="003460D2" w:rsidRPr="003460D2" w:rsidDel="006A36B1" w:rsidRDefault="00CA12DA" w:rsidP="00DA06C6">
      <w:pPr>
        <w:pStyle w:val="LetranormalTFG"/>
        <w:tabs>
          <w:tab w:val="right" w:pos="9070"/>
        </w:tabs>
        <w:rPr>
          <w:del w:id="1215" w:author="David Vacas Miguel" w:date="2018-04-14T15:25:00Z"/>
          <w:rFonts w:ascii="Times New Roman" w:hAnsi="Times New Roman"/>
          <w:b/>
          <w:u w:val="single"/>
        </w:rPr>
      </w:pPr>
      <m:oMath>
        <m:sSub>
          <m:sSubPr>
            <m:ctrlPr>
              <w:del w:id="1216" w:author="David Vacas Miguel" w:date="2018-04-14T15:25:00Z">
                <w:rPr>
                  <w:rFonts w:ascii="Cambria Math" w:hAnsi="Cambria Math"/>
                </w:rPr>
              </w:del>
            </m:ctrlPr>
          </m:sSubPr>
          <m:e>
            <m:r>
              <w:del w:id="1217" w:author="David Vacas Miguel" w:date="2018-04-14T15:25:00Z">
                <w:rPr>
                  <w:rFonts w:ascii="Cambria Math" w:hAnsi="Cambria Math"/>
                </w:rPr>
                <m:t>v</m:t>
              </w:del>
            </m:r>
          </m:e>
          <m:sub>
            <m:r>
              <w:del w:id="1218" w:author="David Vacas Miguel" w:date="2018-04-14T15:25:00Z">
                <w:rPr>
                  <w:rFonts w:ascii="Cambria Math" w:hAnsi="Cambria Math"/>
                </w:rPr>
                <m:t>x</m:t>
              </w:del>
            </m:r>
          </m:sub>
        </m:sSub>
        <m:r>
          <w:del w:id="1219" w:author="David Vacas Miguel" w:date="2018-04-14T15:25:00Z">
            <m:rPr>
              <m:sty m:val="p"/>
            </m:rPr>
            <w:rPr>
              <w:rFonts w:ascii="Cambria Math" w:hAnsi="Cambria Math"/>
            </w:rPr>
            <m:t>=</m:t>
          </w:del>
        </m:r>
        <m:f>
          <m:fPr>
            <m:ctrlPr>
              <w:del w:id="1220" w:author="David Vacas Miguel" w:date="2018-04-14T15:25:00Z">
                <w:rPr>
                  <w:rFonts w:ascii="Cambria Math" w:hAnsi="Cambria Math"/>
                </w:rPr>
              </w:del>
            </m:ctrlPr>
          </m:fPr>
          <m:num>
            <m:r>
              <w:del w:id="1221" w:author="David Vacas Miguel" w:date="2018-04-14T15:25:00Z">
                <w:rPr>
                  <w:rFonts w:ascii="Cambria Math" w:hAnsi="Cambria Math"/>
                </w:rPr>
                <m:t>dx</m:t>
              </w:del>
            </m:r>
          </m:num>
          <m:den>
            <m:r>
              <w:del w:id="1222" w:author="David Vacas Miguel" w:date="2018-04-14T15:25:00Z">
                <w:rPr>
                  <w:rFonts w:ascii="Cambria Math" w:hAnsi="Cambria Math"/>
                </w:rPr>
                <m:t>dt</m:t>
              </w:del>
            </m:r>
          </m:den>
        </m:f>
        <m:r>
          <w:del w:id="1223" w:author="David Vacas Miguel" w:date="2018-04-14T15:25:00Z">
            <m:rPr>
              <m:sty m:val="p"/>
            </m:rPr>
            <w:rPr>
              <w:rFonts w:ascii="Cambria Math" w:hAnsi="Cambria Math"/>
            </w:rPr>
            <m:t>=</m:t>
          </w:del>
        </m:r>
        <m:f>
          <m:fPr>
            <m:ctrlPr>
              <w:del w:id="1224" w:author="David Vacas Miguel" w:date="2018-04-14T15:25:00Z">
                <w:rPr>
                  <w:rFonts w:ascii="Cambria Math" w:hAnsi="Cambria Math"/>
                </w:rPr>
              </w:del>
            </m:ctrlPr>
          </m:fPr>
          <m:num>
            <m:r>
              <w:del w:id="1225" w:author="David Vacas Miguel" w:date="2018-04-14T15:25:00Z">
                <w:rPr>
                  <w:rFonts w:ascii="Cambria Math" w:hAnsi="Cambria Math"/>
                </w:rPr>
                <m:t>x</m:t>
              </w:del>
            </m:r>
            <m:d>
              <m:dPr>
                <m:ctrlPr>
                  <w:del w:id="1226" w:author="David Vacas Miguel" w:date="2018-04-14T15:25:00Z">
                    <w:rPr>
                      <w:rFonts w:ascii="Cambria Math" w:hAnsi="Cambria Math"/>
                    </w:rPr>
                  </w:del>
                </m:ctrlPr>
              </m:dPr>
              <m:e>
                <m:r>
                  <w:del w:id="1227" w:author="David Vacas Miguel" w:date="2018-04-14T15:25:00Z">
                    <w:rPr>
                      <w:rFonts w:ascii="Cambria Math" w:hAnsi="Cambria Math"/>
                    </w:rPr>
                    <m:t>t</m:t>
                  </w:del>
                </m:r>
                <m:r>
                  <w:del w:id="1228" w:author="David Vacas Miguel" w:date="2018-04-14T15:25:00Z">
                    <m:rPr>
                      <m:sty m:val="p"/>
                    </m:rPr>
                    <w:rPr>
                      <w:rFonts w:ascii="Cambria Math" w:hAnsi="Cambria Math"/>
                    </w:rPr>
                    <m:t>+1</m:t>
                  </w:del>
                </m:r>
              </m:e>
            </m:d>
            <m:r>
              <w:del w:id="1229" w:author="David Vacas Miguel" w:date="2018-04-14T15:25:00Z">
                <m:rPr>
                  <m:sty m:val="p"/>
                </m:rPr>
                <w:rPr>
                  <w:rFonts w:ascii="Cambria Math" w:hAnsi="Cambria Math"/>
                </w:rPr>
                <m:t>-</m:t>
              </w:del>
            </m:r>
            <m:r>
              <w:del w:id="1230" w:author="David Vacas Miguel" w:date="2018-04-14T15:25:00Z">
                <w:rPr>
                  <w:rFonts w:ascii="Cambria Math" w:hAnsi="Cambria Math"/>
                </w:rPr>
                <m:t>x</m:t>
              </w:del>
            </m:r>
            <m:r>
              <w:del w:id="1231" w:author="David Vacas Miguel" w:date="2018-04-14T15:25:00Z">
                <m:rPr>
                  <m:sty m:val="p"/>
                </m:rPr>
                <w:rPr>
                  <w:rFonts w:ascii="Cambria Math" w:hAnsi="Cambria Math"/>
                </w:rPr>
                <m:t>(</m:t>
              </w:del>
            </m:r>
            <m:r>
              <w:del w:id="1232" w:author="David Vacas Miguel" w:date="2018-04-14T15:25:00Z">
                <w:rPr>
                  <w:rFonts w:ascii="Cambria Math" w:hAnsi="Cambria Math"/>
                </w:rPr>
                <m:t>t</m:t>
              </w:del>
            </m:r>
            <m:r>
              <w:del w:id="1233" w:author="David Vacas Miguel" w:date="2018-04-14T15:25:00Z">
                <m:rPr>
                  <m:sty m:val="p"/>
                </m:rPr>
                <w:rPr>
                  <w:rFonts w:ascii="Cambria Math" w:hAnsi="Cambria Math"/>
                </w:rPr>
                <m:t>)</m:t>
              </w:del>
            </m:r>
          </m:num>
          <m:den>
            <m:r>
              <w:del w:id="1234" w:author="David Vacas Miguel" w:date="2018-04-14T15:25:00Z">
                <m:rPr>
                  <m:sty m:val="p"/>
                </m:rPr>
                <w:rPr>
                  <w:rFonts w:ascii="Cambria Math" w:hAnsi="Cambria Math"/>
                </w:rPr>
                <m:t>∆</m:t>
              </w:del>
            </m:r>
            <m:r>
              <w:del w:id="1235" w:author="David Vacas Miguel" w:date="2018-04-14T15:25:00Z">
                <w:rPr>
                  <w:rFonts w:ascii="Cambria Math" w:hAnsi="Cambria Math"/>
                </w:rPr>
                <m:t>t</m:t>
              </w:del>
            </m:r>
          </m:den>
        </m:f>
      </m:oMath>
      <w:ins w:id="1236" w:author="Alberto Herrán González" w:date="2018-03-31T13:29:00Z">
        <w:del w:id="1237" w:author="David Vacas Miguel" w:date="2018-04-14T15:25:00Z">
          <w:r w:rsidR="00DA06C6" w:rsidDel="006A36B1">
            <w:rPr>
              <w:rFonts w:eastAsiaTheme="minorEastAsia"/>
            </w:rPr>
            <w:tab/>
          </w:r>
        </w:del>
      </w:ins>
      <w:del w:id="1238"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239" w:author="David Vacas Miguel" w:date="2018-04-14T15:25:00Z"/>
        </w:rPr>
      </w:pPr>
    </w:p>
    <w:p w:rsidR="003460D2" w:rsidRPr="0005392A" w:rsidDel="006A36B1" w:rsidRDefault="003460D2" w:rsidP="003460D2">
      <w:pPr>
        <w:pStyle w:val="LetranormalTFG"/>
        <w:rPr>
          <w:del w:id="1240" w:author="David Vacas Miguel" w:date="2018-04-14T15:25:00Z"/>
        </w:rPr>
      </w:pPr>
      <w:del w:id="1241"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242" w:author="David Vacas Miguel" w:date="2018-04-14T15:25:00Z"/>
        </w:rPr>
      </w:pPr>
      <w:del w:id="1243"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244" w:author="David Vacas Miguel" w:date="2018-04-14T15:25:00Z"/>
        </w:rPr>
      </w:pPr>
    </w:p>
    <w:p w:rsidR="000475C7" w:rsidDel="006A36B1" w:rsidRDefault="003460D2">
      <w:pPr>
        <w:pStyle w:val="LetranormalTFG"/>
        <w:tabs>
          <w:tab w:val="left" w:pos="708"/>
          <w:tab w:val="left" w:pos="1416"/>
          <w:tab w:val="left" w:pos="2124"/>
          <w:tab w:val="center" w:pos="4535"/>
        </w:tabs>
        <w:rPr>
          <w:del w:id="1245" w:author="David Vacas Miguel" w:date="2018-04-14T15:25:00Z"/>
          <w:rFonts w:eastAsiaTheme="minorEastAsia"/>
        </w:rPr>
        <w:pPrChange w:id="1246" w:author="David Vacas Miguel" w:date="2018-04-02T17:59:00Z">
          <w:pPr>
            <w:pStyle w:val="LetranormalTFG"/>
          </w:pPr>
        </w:pPrChange>
      </w:pPr>
      <m:oMath>
        <m:r>
          <w:del w:id="1247" w:author="David Vacas Miguel" w:date="2018-04-14T15:25:00Z">
            <w:rPr>
              <w:rFonts w:ascii="Cambria Math" w:hAnsi="Cambria Math"/>
            </w:rPr>
            <m:t>x</m:t>
          </w:del>
        </m:r>
        <m:r>
          <w:del w:id="1248" w:author="David Vacas Miguel" w:date="2018-04-14T15:25:00Z">
            <m:rPr>
              <m:sty m:val="p"/>
            </m:rPr>
            <w:rPr>
              <w:rFonts w:ascii="Cambria Math" w:hAnsi="Cambria Math"/>
            </w:rPr>
            <m:t>(</m:t>
          </w:del>
        </m:r>
        <m:r>
          <w:del w:id="1249" w:author="David Vacas Miguel" w:date="2018-04-14T15:25:00Z">
            <w:rPr>
              <w:rFonts w:ascii="Cambria Math" w:hAnsi="Cambria Math"/>
            </w:rPr>
            <m:t>t</m:t>
          </w:del>
        </m:r>
        <m:r>
          <w:del w:id="1250" w:author="David Vacas Miguel" w:date="2018-04-14T15:25:00Z">
            <m:rPr>
              <m:sty m:val="p"/>
            </m:rPr>
            <w:rPr>
              <w:rFonts w:ascii="Cambria Math" w:hAnsi="Cambria Math"/>
            </w:rPr>
            <m:t>+1)=</m:t>
          </w:del>
        </m:r>
        <m:r>
          <w:del w:id="1251" w:author="David Vacas Miguel" w:date="2018-04-14T15:25:00Z">
            <w:rPr>
              <w:rFonts w:ascii="Cambria Math" w:hAnsi="Cambria Math"/>
            </w:rPr>
            <m:t>x</m:t>
          </w:del>
        </m:r>
        <m:d>
          <m:dPr>
            <m:ctrlPr>
              <w:del w:id="1252" w:author="David Vacas Miguel" w:date="2018-04-14T15:25:00Z">
                <w:rPr>
                  <w:rFonts w:ascii="Cambria Math" w:hAnsi="Cambria Math"/>
                </w:rPr>
              </w:del>
            </m:ctrlPr>
          </m:dPr>
          <m:e>
            <m:r>
              <w:del w:id="1253" w:author="David Vacas Miguel" w:date="2018-04-14T15:25:00Z">
                <w:rPr>
                  <w:rFonts w:ascii="Cambria Math" w:hAnsi="Cambria Math"/>
                </w:rPr>
                <m:t>t</m:t>
              </w:del>
            </m:r>
          </m:e>
        </m:d>
        <m:r>
          <w:del w:id="1254" w:author="David Vacas Miguel" w:date="2018-04-14T15:25:00Z">
            <m:rPr>
              <m:sty m:val="p"/>
            </m:rPr>
            <w:rPr>
              <w:rFonts w:ascii="Cambria Math" w:hAnsi="Cambria Math"/>
            </w:rPr>
            <m:t>+</m:t>
          </w:del>
        </m:r>
        <m:sSub>
          <m:sSubPr>
            <m:ctrlPr>
              <w:del w:id="1255" w:author="David Vacas Miguel" w:date="2018-04-14T15:25:00Z">
                <w:rPr>
                  <w:rFonts w:ascii="Cambria Math" w:hAnsi="Cambria Math"/>
                </w:rPr>
              </w:del>
            </m:ctrlPr>
          </m:sSubPr>
          <m:e>
            <m:r>
              <w:del w:id="1256" w:author="David Vacas Miguel" w:date="2018-04-14T15:25:00Z">
                <w:rPr>
                  <w:rFonts w:ascii="Cambria Math" w:hAnsi="Cambria Math"/>
                </w:rPr>
                <m:t>v</m:t>
              </w:del>
            </m:r>
          </m:e>
          <m:sub>
            <m:r>
              <w:del w:id="1257" w:author="David Vacas Miguel" w:date="2018-04-14T15:25:00Z">
                <w:rPr>
                  <w:rFonts w:ascii="Cambria Math" w:hAnsi="Cambria Math"/>
                </w:rPr>
                <m:t>x</m:t>
              </w:del>
            </m:r>
          </m:sub>
        </m:sSub>
        <m:r>
          <w:del w:id="1258" w:author="David Vacas Miguel" w:date="2018-04-14T15:25:00Z">
            <m:rPr>
              <m:sty m:val="p"/>
            </m:rPr>
            <w:rPr>
              <w:rFonts w:ascii="Cambria Math" w:hAnsi="Cambria Math"/>
            </w:rPr>
            <m:t>∙∆</m:t>
          </w:del>
        </m:r>
        <m:r>
          <w:del w:id="1259" w:author="David Vacas Miguel" w:date="2018-04-14T15:25:00Z">
            <w:rPr>
              <w:rFonts w:ascii="Cambria Math" w:hAnsi="Cambria Math"/>
            </w:rPr>
            <m:t>t</m:t>
          </w:del>
        </m:r>
      </m:oMath>
      <w:del w:id="1260" w:author="David Vacas Miguel" w:date="2018-04-02T17:58:00Z">
        <w:r w:rsidDel="000475C7">
          <w:rPr>
            <w:rFonts w:eastAsiaTheme="minorEastAsia"/>
          </w:rPr>
          <w:tab/>
        </w:r>
        <w:r w:rsidDel="000475C7">
          <w:rPr>
            <w:rFonts w:eastAsiaTheme="minorEastAsia"/>
          </w:rPr>
          <w:tab/>
        </w:r>
      </w:del>
      <w:del w:id="1261" w:author="David Vacas Miguel" w:date="2018-04-02T17:59:00Z">
        <w:r w:rsidDel="000475C7">
          <w:rPr>
            <w:rFonts w:eastAsiaTheme="minorEastAsia"/>
          </w:rPr>
          <w:delText>(3)</w:delText>
        </w:r>
      </w:del>
    </w:p>
    <w:p w:rsidR="00CB6C0D" w:rsidRPr="0005392A" w:rsidDel="006A36B1" w:rsidRDefault="00CB6C0D" w:rsidP="003460D2">
      <w:pPr>
        <w:pStyle w:val="LetranormalTFG"/>
        <w:rPr>
          <w:del w:id="1262" w:author="David Vacas Miguel" w:date="2018-04-14T15:25:00Z"/>
        </w:rPr>
      </w:pPr>
    </w:p>
    <w:p w:rsidR="003460D2" w:rsidDel="006A36B1" w:rsidRDefault="003460D2" w:rsidP="003460D2">
      <w:pPr>
        <w:pStyle w:val="LetranormalTFG"/>
        <w:rPr>
          <w:del w:id="1263" w:author="David Vacas Miguel" w:date="2018-04-14T15:25:00Z"/>
        </w:rPr>
      </w:pPr>
      <w:del w:id="1264"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265" w:author="David Vacas Miguel" w:date="2018-04-14T15:25:00Z"/>
        </w:rPr>
      </w:pPr>
    </w:p>
    <w:p w:rsidR="003460D2" w:rsidRPr="0005392A" w:rsidDel="006A36B1" w:rsidRDefault="003460D2" w:rsidP="003460D2">
      <w:pPr>
        <w:pStyle w:val="LetranormalTFG"/>
        <w:rPr>
          <w:del w:id="1266" w:author="David Vacas Miguel" w:date="2018-04-14T15:25:00Z"/>
        </w:rPr>
      </w:pPr>
      <m:oMathPara>
        <m:oMathParaPr>
          <m:jc m:val="left"/>
        </m:oMathParaPr>
        <m:oMath>
          <m:r>
            <w:del w:id="1267" w:author="David Vacas Miguel" w:date="2018-04-14T15:25:00Z">
              <w:rPr>
                <w:rFonts w:ascii="Cambria Math" w:hAnsi="Cambria Math"/>
              </w:rPr>
              <m:t>x</m:t>
            </w:del>
          </m:r>
          <m:r>
            <w:del w:id="1268" w:author="David Vacas Miguel" w:date="2018-04-14T15:25:00Z">
              <m:rPr>
                <m:sty m:val="p"/>
              </m:rPr>
              <w:rPr>
                <w:rFonts w:ascii="Cambria Math" w:hAnsi="Cambria Math"/>
              </w:rPr>
              <m:t>(</m:t>
            </w:del>
          </m:r>
          <m:r>
            <w:del w:id="1269" w:author="David Vacas Miguel" w:date="2018-04-14T15:25:00Z">
              <w:rPr>
                <w:rFonts w:ascii="Cambria Math" w:hAnsi="Cambria Math"/>
              </w:rPr>
              <m:t>t</m:t>
            </w:del>
          </m:r>
          <m:r>
            <w:del w:id="1270" w:author="David Vacas Miguel" w:date="2018-04-14T15:25:00Z">
              <m:rPr>
                <m:sty m:val="p"/>
              </m:rPr>
              <w:rPr>
                <w:rFonts w:ascii="Cambria Math" w:hAnsi="Cambria Math"/>
              </w:rPr>
              <m:t>+1)=</m:t>
            </w:del>
          </m:r>
          <m:r>
            <w:del w:id="1271" w:author="David Vacas Miguel" w:date="2018-04-14T15:25:00Z">
              <w:rPr>
                <w:rFonts w:ascii="Cambria Math" w:hAnsi="Cambria Math"/>
              </w:rPr>
              <m:t>x</m:t>
            </w:del>
          </m:r>
          <m:d>
            <m:dPr>
              <m:ctrlPr>
                <w:del w:id="1272" w:author="David Vacas Miguel" w:date="2018-04-14T15:25:00Z">
                  <w:rPr>
                    <w:rFonts w:ascii="Cambria Math" w:hAnsi="Cambria Math"/>
                  </w:rPr>
                </w:del>
              </m:ctrlPr>
            </m:dPr>
            <m:e>
              <m:r>
                <w:del w:id="1273" w:author="David Vacas Miguel" w:date="2018-04-14T15:25:00Z">
                  <w:rPr>
                    <w:rFonts w:ascii="Cambria Math" w:hAnsi="Cambria Math"/>
                  </w:rPr>
                  <m:t>t</m:t>
                </w:del>
              </m:r>
            </m:e>
          </m:d>
          <m:r>
            <w:del w:id="1274" w:author="David Vacas Miguel" w:date="2018-04-14T15:25:00Z">
              <m:rPr>
                <m:sty m:val="p"/>
              </m:rPr>
              <w:rPr>
                <w:rFonts w:ascii="Cambria Math" w:hAnsi="Cambria Math"/>
              </w:rPr>
              <m:t>+</m:t>
            </w:del>
          </m:r>
          <m:sSub>
            <m:sSubPr>
              <m:ctrlPr>
                <w:del w:id="1275" w:author="David Vacas Miguel" w:date="2018-04-14T15:25:00Z">
                  <w:rPr>
                    <w:rFonts w:ascii="Cambria Math" w:hAnsi="Cambria Math"/>
                  </w:rPr>
                </w:del>
              </m:ctrlPr>
            </m:sSubPr>
            <m:e>
              <m:r>
                <w:del w:id="1276" w:author="David Vacas Miguel" w:date="2018-04-14T15:25:00Z">
                  <w:rPr>
                    <w:rFonts w:ascii="Cambria Math" w:hAnsi="Cambria Math"/>
                  </w:rPr>
                  <m:t>v</m:t>
                </w:del>
              </m:r>
            </m:e>
            <m:sub>
              <m:r>
                <w:del w:id="1277" w:author="David Vacas Miguel" w:date="2018-04-14T15:25:00Z">
                  <w:rPr>
                    <w:rFonts w:ascii="Cambria Math" w:hAnsi="Cambria Math"/>
                  </w:rPr>
                  <m:t>x</m:t>
                </w:del>
              </m:r>
            </m:sub>
          </m:sSub>
          <m:r>
            <w:del w:id="1278" w:author="David Vacas Miguel" w:date="2018-04-14T15:25:00Z">
              <m:rPr>
                <m:sty m:val="p"/>
              </m:rPr>
              <w:rPr>
                <w:rFonts w:ascii="Cambria Math" w:hAnsi="Cambria Math"/>
              </w:rPr>
              <m:t>∙∆</m:t>
            </w:del>
          </m:r>
          <m:r>
            <w:del w:id="1279" w:author="David Vacas Miguel" w:date="2018-04-14T15:25:00Z">
              <w:rPr>
                <w:rFonts w:ascii="Cambria Math" w:hAnsi="Cambria Math"/>
              </w:rPr>
              <m:t>t</m:t>
            </w:del>
          </m:r>
        </m:oMath>
      </m:oMathPara>
    </w:p>
    <w:p w:rsidR="003460D2" w:rsidRPr="0005392A" w:rsidDel="006A36B1" w:rsidRDefault="003460D2" w:rsidP="003460D2">
      <w:pPr>
        <w:pStyle w:val="LetranormalTFG"/>
        <w:rPr>
          <w:del w:id="1280" w:author="David Vacas Miguel" w:date="2018-04-14T15:25:00Z"/>
        </w:rPr>
      </w:pPr>
      <m:oMath>
        <m:r>
          <w:del w:id="1281" w:author="David Vacas Miguel" w:date="2018-04-14T15:25:00Z">
            <w:rPr>
              <w:rFonts w:ascii="Cambria Math" w:hAnsi="Cambria Math"/>
            </w:rPr>
            <m:t>y</m:t>
          </w:del>
        </m:r>
        <m:r>
          <w:del w:id="1282" w:author="David Vacas Miguel" w:date="2018-04-14T15:25:00Z">
            <m:rPr>
              <m:sty m:val="p"/>
            </m:rPr>
            <w:rPr>
              <w:rFonts w:ascii="Cambria Math" w:hAnsi="Cambria Math"/>
            </w:rPr>
            <m:t>(</m:t>
          </w:del>
        </m:r>
        <m:r>
          <w:del w:id="1283" w:author="David Vacas Miguel" w:date="2018-04-14T15:25:00Z">
            <w:rPr>
              <w:rFonts w:ascii="Cambria Math" w:hAnsi="Cambria Math"/>
            </w:rPr>
            <m:t>t</m:t>
          </w:del>
        </m:r>
        <m:r>
          <w:del w:id="1284" w:author="David Vacas Miguel" w:date="2018-04-14T15:25:00Z">
            <m:rPr>
              <m:sty m:val="p"/>
            </m:rPr>
            <w:rPr>
              <w:rFonts w:ascii="Cambria Math" w:hAnsi="Cambria Math"/>
            </w:rPr>
            <m:t>+1)=</m:t>
          </w:del>
        </m:r>
        <m:r>
          <w:del w:id="1285" w:author="David Vacas Miguel" w:date="2018-04-14T15:25:00Z">
            <w:rPr>
              <w:rFonts w:ascii="Cambria Math" w:hAnsi="Cambria Math"/>
            </w:rPr>
            <m:t>y</m:t>
          </w:del>
        </m:r>
        <m:d>
          <m:dPr>
            <m:ctrlPr>
              <w:del w:id="1286" w:author="David Vacas Miguel" w:date="2018-04-14T15:25:00Z">
                <w:rPr>
                  <w:rFonts w:ascii="Cambria Math" w:hAnsi="Cambria Math"/>
                </w:rPr>
              </w:del>
            </m:ctrlPr>
          </m:dPr>
          <m:e>
            <m:r>
              <w:del w:id="1287" w:author="David Vacas Miguel" w:date="2018-04-14T15:25:00Z">
                <w:rPr>
                  <w:rFonts w:ascii="Cambria Math" w:hAnsi="Cambria Math"/>
                </w:rPr>
                <m:t>t</m:t>
              </w:del>
            </m:r>
          </m:e>
        </m:d>
        <m:r>
          <w:del w:id="1288" w:author="David Vacas Miguel" w:date="2018-04-14T15:25:00Z">
            <m:rPr>
              <m:sty m:val="p"/>
            </m:rPr>
            <w:rPr>
              <w:rFonts w:ascii="Cambria Math" w:hAnsi="Cambria Math"/>
            </w:rPr>
            <m:t>+</m:t>
          </w:del>
        </m:r>
        <m:sSub>
          <m:sSubPr>
            <m:ctrlPr>
              <w:del w:id="1289" w:author="David Vacas Miguel" w:date="2018-04-14T15:25:00Z">
                <w:rPr>
                  <w:rFonts w:ascii="Cambria Math" w:hAnsi="Cambria Math"/>
                </w:rPr>
              </w:del>
            </m:ctrlPr>
          </m:sSubPr>
          <m:e>
            <m:r>
              <w:del w:id="1290" w:author="David Vacas Miguel" w:date="2018-04-14T15:25:00Z">
                <w:rPr>
                  <w:rFonts w:ascii="Cambria Math" w:hAnsi="Cambria Math"/>
                </w:rPr>
                <m:t>v</m:t>
              </w:del>
            </m:r>
          </m:e>
          <m:sub>
            <m:r>
              <w:del w:id="1291" w:author="David Vacas Miguel" w:date="2018-04-14T15:25:00Z">
                <w:rPr>
                  <w:rFonts w:ascii="Cambria Math" w:hAnsi="Cambria Math"/>
                </w:rPr>
                <m:t>y</m:t>
              </w:del>
            </m:r>
          </m:sub>
        </m:sSub>
        <m:r>
          <w:del w:id="1292" w:author="David Vacas Miguel" w:date="2018-04-14T15:25:00Z">
            <m:rPr>
              <m:sty m:val="p"/>
            </m:rPr>
            <w:rPr>
              <w:rFonts w:ascii="Cambria Math" w:hAnsi="Cambria Math"/>
            </w:rPr>
            <m:t>∙∆</m:t>
          </w:del>
        </m:r>
        <m:r>
          <w:del w:id="1293" w:author="David Vacas Miguel" w:date="2018-04-14T15:25:00Z">
            <w:rPr>
              <w:rFonts w:ascii="Cambria Math" w:hAnsi="Cambria Math"/>
            </w:rPr>
            <m:t>t</m:t>
          </w:del>
        </m:r>
      </m:oMath>
      <w:del w:id="1294"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295" w:author="David Vacas Miguel" w:date="2018-04-14T15:25:00Z"/>
        </w:rPr>
      </w:pPr>
      <m:oMathPara>
        <m:oMathParaPr>
          <m:jc m:val="left"/>
        </m:oMathParaPr>
        <m:oMath>
          <m:r>
            <w:del w:id="1296" w:author="David Vacas Miguel" w:date="2018-04-14T15:25:00Z">
              <w:rPr>
                <w:rFonts w:ascii="Cambria Math" w:hAnsi="Cambria Math"/>
              </w:rPr>
              <m:t>φ</m:t>
            </w:del>
          </m:r>
          <m:r>
            <w:del w:id="1297" w:author="David Vacas Miguel" w:date="2018-04-14T15:25:00Z">
              <m:rPr>
                <m:sty m:val="p"/>
              </m:rPr>
              <w:rPr>
                <w:rFonts w:ascii="Cambria Math" w:hAnsi="Cambria Math"/>
              </w:rPr>
              <m:t>(</m:t>
            </w:del>
          </m:r>
          <m:r>
            <w:del w:id="1298" w:author="David Vacas Miguel" w:date="2018-04-14T15:25:00Z">
              <w:rPr>
                <w:rFonts w:ascii="Cambria Math" w:hAnsi="Cambria Math"/>
              </w:rPr>
              <m:t>t</m:t>
            </w:del>
          </m:r>
          <m:r>
            <w:del w:id="1299" w:author="David Vacas Miguel" w:date="2018-04-14T15:25:00Z">
              <m:rPr>
                <m:sty m:val="p"/>
              </m:rPr>
              <w:rPr>
                <w:rFonts w:ascii="Cambria Math" w:hAnsi="Cambria Math"/>
              </w:rPr>
              <m:t>+1)=</m:t>
            </w:del>
          </m:r>
          <m:r>
            <w:del w:id="1300" w:author="David Vacas Miguel" w:date="2018-04-14T15:25:00Z">
              <w:rPr>
                <w:rFonts w:ascii="Cambria Math" w:hAnsi="Cambria Math"/>
              </w:rPr>
              <m:t>φ</m:t>
            </w:del>
          </m:r>
          <m:d>
            <m:dPr>
              <m:ctrlPr>
                <w:del w:id="1301" w:author="David Vacas Miguel" w:date="2018-04-14T15:25:00Z">
                  <w:rPr>
                    <w:rFonts w:ascii="Cambria Math" w:hAnsi="Cambria Math"/>
                  </w:rPr>
                </w:del>
              </m:ctrlPr>
            </m:dPr>
            <m:e>
              <m:r>
                <w:del w:id="1302" w:author="David Vacas Miguel" w:date="2018-04-14T15:25:00Z">
                  <w:rPr>
                    <w:rFonts w:ascii="Cambria Math" w:hAnsi="Cambria Math"/>
                  </w:rPr>
                  <m:t>t</m:t>
                </w:del>
              </m:r>
            </m:e>
          </m:d>
          <m:r>
            <w:del w:id="1303" w:author="David Vacas Miguel" w:date="2018-04-14T15:25:00Z">
              <m:rPr>
                <m:sty m:val="p"/>
              </m:rPr>
              <w:rPr>
                <w:rFonts w:ascii="Cambria Math" w:hAnsi="Cambria Math"/>
              </w:rPr>
              <m:t>+</m:t>
            </w:del>
          </m:r>
          <m:sSub>
            <m:sSubPr>
              <m:ctrlPr>
                <w:del w:id="1304" w:author="David Vacas Miguel" w:date="2018-04-14T15:25:00Z">
                  <w:rPr>
                    <w:rFonts w:ascii="Cambria Math" w:hAnsi="Cambria Math"/>
                  </w:rPr>
                </w:del>
              </m:ctrlPr>
            </m:sSubPr>
            <m:e>
              <m:r>
                <w:del w:id="1305" w:author="David Vacas Miguel" w:date="2018-04-14T15:25:00Z">
                  <w:rPr>
                    <w:rFonts w:ascii="Cambria Math" w:hAnsi="Cambria Math"/>
                  </w:rPr>
                  <m:t>v</m:t>
                </w:del>
              </m:r>
            </m:e>
            <m:sub>
              <m:r>
                <w:del w:id="1306" w:author="David Vacas Miguel" w:date="2018-04-14T15:25:00Z">
                  <w:rPr>
                    <w:rFonts w:ascii="Cambria Math" w:hAnsi="Cambria Math"/>
                  </w:rPr>
                  <m:t>φ</m:t>
                </w:del>
              </m:r>
            </m:sub>
          </m:sSub>
          <m:r>
            <w:del w:id="1307" w:author="David Vacas Miguel" w:date="2018-04-14T15:25:00Z">
              <m:rPr>
                <m:sty m:val="p"/>
              </m:rPr>
              <w:rPr>
                <w:rFonts w:ascii="Cambria Math" w:hAnsi="Cambria Math"/>
              </w:rPr>
              <m:t>∙∆</m:t>
            </w:del>
          </m:r>
          <m:r>
            <w:del w:id="1308" w:author="David Vacas Miguel" w:date="2018-04-14T15:25:00Z">
              <w:rPr>
                <w:rFonts w:ascii="Cambria Math" w:hAnsi="Cambria Math"/>
              </w:rPr>
              <m:t>t</m:t>
            </w:del>
          </m:r>
        </m:oMath>
      </m:oMathPara>
    </w:p>
    <w:p w:rsidR="00BC3217" w:rsidRPr="003460D2" w:rsidDel="000475C7" w:rsidRDefault="003460D2" w:rsidP="003460D2">
      <w:pPr>
        <w:pStyle w:val="LetranormalTFG"/>
        <w:rPr>
          <w:del w:id="1309" w:author="David Vacas Miguel" w:date="2018-04-02T18:05:00Z"/>
        </w:rPr>
      </w:pPr>
      <w:del w:id="1310"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311" w:author="David Vacas Miguel" w:date="2018-04-14T15:25:00Z"/>
          <w:rFonts w:ascii="Arial" w:eastAsiaTheme="majorEastAsia" w:hAnsi="Arial" w:cstheme="majorBidi"/>
          <w:sz w:val="36"/>
          <w:szCs w:val="32"/>
        </w:rPr>
        <w:pPrChange w:id="1312" w:author="David Vacas Miguel" w:date="2018-04-02T18:05:00Z">
          <w:pPr/>
        </w:pPrChange>
      </w:pPr>
      <w:del w:id="1313" w:author="David Vacas Miguel" w:date="2018-04-02T18:05:00Z">
        <w:r w:rsidDel="000475C7">
          <w:br w:type="page"/>
        </w:r>
      </w:del>
    </w:p>
    <w:p w:rsidR="00BC3217" w:rsidDel="00627EFB" w:rsidRDefault="000475C7">
      <w:pPr>
        <w:pStyle w:val="TFGtitulo2"/>
        <w:rPr>
          <w:del w:id="1314" w:author="David Vacas Miguel" w:date="2018-04-02T18:05:00Z"/>
        </w:rPr>
      </w:pPr>
      <w:bookmarkStart w:id="1315" w:name="_Toc512858247"/>
      <w:ins w:id="1316" w:author="David Vacas Miguel" w:date="2018-04-02T18:05:00Z">
        <w:r>
          <w:t xml:space="preserve">2. </w:t>
        </w:r>
      </w:ins>
      <w:del w:id="1317" w:author="David Vacas Miguel" w:date="2018-04-14T15:26:00Z">
        <w:r w:rsidR="00BC3217" w:rsidDel="006A36B1">
          <w:delText>Diferentes configuraciones</w:delText>
        </w:r>
      </w:del>
      <w:ins w:id="1318" w:author="David Vacas Miguel" w:date="2018-04-14T15:26:00Z">
        <w:r w:rsidR="006A36B1">
          <w:t>Navegación autónoma</w:t>
        </w:r>
      </w:ins>
      <w:bookmarkEnd w:id="1315"/>
    </w:p>
    <w:p w:rsidR="00627EFB" w:rsidRDefault="00627EFB">
      <w:pPr>
        <w:pStyle w:val="TFGtitulo2"/>
        <w:rPr>
          <w:ins w:id="1319" w:author="David Vacas Miguel" w:date="2018-04-14T16:31:00Z"/>
        </w:rPr>
      </w:pPr>
    </w:p>
    <w:p w:rsidR="00E65625" w:rsidRDefault="00E65625" w:rsidP="00E65625">
      <w:pPr>
        <w:pStyle w:val="LetranormalTFG"/>
        <w:rPr>
          <w:ins w:id="1320" w:author="David Vacas Miguel" w:date="2018-04-17T01:48:00Z"/>
        </w:rPr>
      </w:pPr>
      <w:ins w:id="1321" w:author="David Vacas Miguel" w:date="2018-04-17T01:48:00Z">
        <w:r>
          <w:t>El robot sigue líneas que se ha implementado realiza su movimiento de manera autónoma, se coloca el robot sobre un fondo blanco con una línea negra que representa el circuito</w:t>
        </w:r>
      </w:ins>
      <w:ins w:id="1322" w:author="David Vacas Miguel" w:date="2018-04-17T01:56:00Z">
        <w:r w:rsidR="00A66ABA">
          <w:t>, como se muestra en la figura X,</w:t>
        </w:r>
      </w:ins>
      <w:ins w:id="1323"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324" w:author="David Vacas Miguel" w:date="2018-04-17T01:57:00Z"/>
        </w:rPr>
        <w:pPrChange w:id="1325" w:author="David Vacas Miguel" w:date="2018-04-17T01:59:00Z">
          <w:pPr>
            <w:pStyle w:val="LetranormalTFG"/>
          </w:pPr>
        </w:pPrChange>
      </w:pPr>
      <w:ins w:id="1326" w:author="David Vacas Miguel" w:date="2018-04-17T01:48:00Z">
        <w:r>
          <w:rPr>
            <w:noProof/>
            <w:lang w:eastAsia="es-ES"/>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327" w:author="David Vacas Miguel" w:date="2018-04-17T01:48:00Z"/>
        </w:rPr>
        <w:pPrChange w:id="1328" w:author="David Vacas Miguel" w:date="2018-04-17T01:59:00Z">
          <w:pPr>
            <w:pStyle w:val="LetranormalTFG"/>
          </w:pPr>
        </w:pPrChange>
      </w:pPr>
      <w:ins w:id="1329" w:author="David Vacas Miguel" w:date="2018-04-17T01:57:00Z">
        <w:r w:rsidRPr="00215569">
          <w:rPr>
            <w:b/>
            <w:rPrChange w:id="1330" w:author="David Vacas Miguel" w:date="2018-04-17T01:59:00Z">
              <w:rPr/>
            </w:rPrChange>
          </w:rPr>
          <w:t>Figura X.</w:t>
        </w:r>
        <w:r>
          <w:t xml:space="preserve"> </w:t>
        </w:r>
      </w:ins>
      <w:ins w:id="1331" w:author="David Vacas Miguel" w:date="2018-04-17T01:59:00Z">
        <w:r>
          <w:t>Colocación</w:t>
        </w:r>
      </w:ins>
      <w:ins w:id="1332" w:author="David Vacas Miguel" w:date="2018-04-17T01:57:00Z">
        <w:r>
          <w:t xml:space="preserve"> del robot en </w:t>
        </w:r>
      </w:ins>
      <w:ins w:id="1333" w:author="David Vacas Miguel" w:date="2018-04-17T01:59:00Z">
        <w:r>
          <w:t>un</w:t>
        </w:r>
      </w:ins>
      <w:ins w:id="1334" w:author="David Vacas Miguel" w:date="2018-04-17T01:57:00Z">
        <w:r>
          <w:t xml:space="preserve"> circuito negro sobre fondo blanco.</w:t>
        </w:r>
      </w:ins>
    </w:p>
    <w:p w:rsidR="00E65625" w:rsidRDefault="00E65625" w:rsidP="00E65625">
      <w:pPr>
        <w:pStyle w:val="LetranormalTFG"/>
        <w:rPr>
          <w:ins w:id="1335" w:author="David Vacas Miguel" w:date="2018-04-17T01:52:00Z"/>
        </w:rPr>
      </w:pPr>
      <w:ins w:id="1336" w:author="David Vacas Miguel" w:date="2018-04-17T01:48:00Z">
        <w:r>
          <w:t>Los sensores que se implementan en este tipo de robots son sensores CNY70</w:t>
        </w:r>
      </w:ins>
      <w:ins w:id="1337" w:author="David Vacas Miguel" w:date="2018-04-17T01:51:00Z">
        <w:r>
          <w:t>, los cuales se muestran en la Figura X</w:t>
        </w:r>
      </w:ins>
      <w:ins w:id="1338" w:author="David Vacas Miguel" w:date="2018-04-17T01:52:00Z">
        <w:r>
          <w:t>.</w:t>
        </w:r>
      </w:ins>
    </w:p>
    <w:p w:rsidR="00E65625" w:rsidRDefault="00E65625" w:rsidP="00E65625">
      <w:pPr>
        <w:pStyle w:val="LetranormalTFG"/>
        <w:jc w:val="center"/>
        <w:rPr>
          <w:ins w:id="1339" w:author="David Vacas Miguel" w:date="2018-04-17T01:52:00Z"/>
        </w:rPr>
      </w:pPr>
      <w:ins w:id="1340"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341" w:author="David Vacas Miguel" w:date="2018-04-17T01:52:00Z"/>
        </w:rPr>
        <w:pPrChange w:id="1342" w:author="David Vacas Miguel" w:date="2018-04-17T01:52:00Z">
          <w:pPr>
            <w:pStyle w:val="LetranormalTFG"/>
          </w:pPr>
        </w:pPrChange>
      </w:pPr>
      <w:ins w:id="1343" w:author="David Vacas Miguel" w:date="2018-04-17T01:52:00Z">
        <w:r w:rsidRPr="00E65625">
          <w:rPr>
            <w:b/>
            <w:rPrChange w:id="1344" w:author="David Vacas Miguel" w:date="2018-04-17T01:52:00Z">
              <w:rPr/>
            </w:rPrChange>
          </w:rPr>
          <w:t>Figura X.</w:t>
        </w:r>
        <w:r>
          <w:t xml:space="preserve"> Sensor CNY70.</w:t>
        </w:r>
      </w:ins>
    </w:p>
    <w:p w:rsidR="00E65625" w:rsidRDefault="00E65625" w:rsidP="00E65625">
      <w:pPr>
        <w:pStyle w:val="LetranormalTFG"/>
        <w:rPr>
          <w:ins w:id="1345" w:author="David Vacas Miguel" w:date="2018-04-17T01:54:00Z"/>
        </w:rPr>
      </w:pPr>
      <w:ins w:id="1346" w:author="David Vacas Miguel" w:date="2018-04-17T01:52:00Z">
        <w:r>
          <w:t>Estos</w:t>
        </w:r>
      </w:ins>
      <w:ins w:id="1347" w:author="David Vacas Miguel" w:date="2018-04-17T01:48:00Z">
        <w:r>
          <w:t xml:space="preserve"> son sensores ópticos reflexivos de corto alcance basados en un diodo de emisión de luz infrarroja y un receptor formado por un fototransistor que ambos apuntan en la misma dirección</w:t>
        </w:r>
      </w:ins>
      <w:ins w:id="1348" w:author="David Vacas Miguel" w:date="2018-04-17T01:53:00Z">
        <w:r>
          <w:t xml:space="preserve">, esta estructura </w:t>
        </w:r>
      </w:ins>
      <w:ins w:id="1349" w:author="David Vacas Miguel" w:date="2018-04-17T01:54:00Z">
        <w:r>
          <w:t>de forma simplificada se puede observar en la figura X</w:t>
        </w:r>
      </w:ins>
      <w:ins w:id="1350"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351" w:author="David Vacas Miguel" w:date="2018-04-17T01:53:00Z">
        <w:r>
          <w:t>.</w:t>
        </w:r>
      </w:ins>
    </w:p>
    <w:p w:rsidR="00E65625" w:rsidRDefault="00E65625" w:rsidP="00E65625">
      <w:pPr>
        <w:pStyle w:val="LetranormalTFG"/>
        <w:jc w:val="center"/>
        <w:rPr>
          <w:ins w:id="1352" w:author="David Vacas Miguel" w:date="2018-04-17T01:54:00Z"/>
        </w:rPr>
      </w:pPr>
      <w:ins w:id="1353"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354" w:author="David Vacas Miguel" w:date="2018-04-17T01:48:00Z"/>
        </w:rPr>
        <w:pPrChange w:id="1355" w:author="David Vacas Miguel" w:date="2018-04-17T01:54:00Z">
          <w:pPr>
            <w:pStyle w:val="LetranormalTFG"/>
          </w:pPr>
        </w:pPrChange>
      </w:pPr>
      <w:ins w:id="1356" w:author="David Vacas Miguel" w:date="2018-04-17T01:54:00Z">
        <w:r w:rsidRPr="00E65625">
          <w:rPr>
            <w:b/>
            <w:rPrChange w:id="1357" w:author="David Vacas Miguel" w:date="2018-04-17T01:55:00Z">
              <w:rPr/>
            </w:rPrChange>
          </w:rPr>
          <w:t>Figura X.</w:t>
        </w:r>
        <w:r>
          <w:t xml:space="preserve"> Estructura simplificada del sensor CNY70.</w:t>
        </w:r>
      </w:ins>
    </w:p>
    <w:p w:rsidR="00557732" w:rsidRDefault="00E65625">
      <w:pPr>
        <w:pStyle w:val="LetranormalTFG"/>
      </w:pPr>
      <w:ins w:id="1358"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359" w:author="David Vacas Miguel" w:date="2018-04-14T15:25:00Z"/>
        </w:rPr>
      </w:pPr>
      <w:del w:id="1360"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361" w:author="David Vacas Miguel" w:date="2018-04-14T15:25:00Z"/>
        </w:rPr>
      </w:pPr>
      <w:del w:id="1362"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363" w:author="David Vacas Miguel" w:date="2018-04-14T15:25:00Z"/>
        </w:rPr>
      </w:pPr>
    </w:p>
    <w:p w:rsidR="00AC0C93" w:rsidDel="006A36B1" w:rsidRDefault="00CA12DA" w:rsidP="00AC0C93">
      <w:pPr>
        <w:pStyle w:val="LetranormalTFG"/>
        <w:ind w:left="720"/>
        <w:jc w:val="center"/>
        <w:rPr>
          <w:del w:id="1364" w:author="David Vacas Miguel" w:date="2018-04-14T15:25:00Z"/>
        </w:rPr>
      </w:pPr>
      <w:del w:id="1365"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366" w:author="David Vacas Miguel" w:date="2018-04-14T15:25:00Z"/>
        </w:rPr>
      </w:pPr>
      <w:del w:id="1367"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368" w:author="David Vacas Miguel" w:date="2018-04-14T15:25:00Z"/>
        </w:rPr>
      </w:pPr>
    </w:p>
    <w:p w:rsidR="002C7DD3" w:rsidDel="006A36B1" w:rsidRDefault="002C7DD3" w:rsidP="002C7DD3">
      <w:pPr>
        <w:pStyle w:val="LetranormalTFG"/>
        <w:numPr>
          <w:ilvl w:val="0"/>
          <w:numId w:val="6"/>
        </w:numPr>
        <w:rPr>
          <w:del w:id="1369" w:author="David Vacas Miguel" w:date="2018-04-14T15:25:00Z"/>
        </w:rPr>
      </w:pPr>
      <w:del w:id="1370"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90142A" w:rsidP="00D76BCA">
      <w:pPr>
        <w:pStyle w:val="LetranormalTFG"/>
        <w:ind w:left="720"/>
        <w:jc w:val="center"/>
        <w:rPr>
          <w:del w:id="1371" w:author="David Vacas Miguel" w:date="2018-04-14T15:25:00Z"/>
        </w:rPr>
      </w:pPr>
      <w:del w:id="1372"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373" w:author="David Vacas Miguel" w:date="2018-04-14T15:25:00Z"/>
        </w:rPr>
      </w:pPr>
      <w:del w:id="1374"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375" w:author="David Vacas Miguel" w:date="2018-04-14T15:25:00Z"/>
        </w:rPr>
      </w:pPr>
    </w:p>
    <w:p w:rsidR="00D76BCA" w:rsidDel="006A36B1" w:rsidRDefault="00D76BCA" w:rsidP="00D76BCA">
      <w:pPr>
        <w:pStyle w:val="LetranormalTFG"/>
        <w:numPr>
          <w:ilvl w:val="0"/>
          <w:numId w:val="6"/>
        </w:numPr>
        <w:rPr>
          <w:del w:id="1376" w:author="David Vacas Miguel" w:date="2018-04-14T15:25:00Z"/>
        </w:rPr>
      </w:pPr>
      <w:del w:id="1377"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378" w:author="David Vacas Miguel" w:date="2018-04-14T15:25:00Z"/>
        </w:rPr>
      </w:pPr>
      <w:del w:id="1379"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CA12DA" w:rsidRDefault="00CA12DA"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CA12DA" w:rsidRDefault="00CA12DA"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CA12DA" w:rsidRDefault="00CA12DA">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CA12DA" w:rsidRDefault="00CA12DA">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12DA">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380" w:author="David Vacas Miguel" w:date="2018-04-14T15:25:00Z"/>
        </w:rPr>
      </w:pPr>
      <w:del w:id="1381"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382" w:author="David Vacas Miguel" w:date="2018-04-14T15:25:00Z"/>
        </w:rPr>
      </w:pPr>
    </w:p>
    <w:p w:rsidR="0041739B" w:rsidDel="006A36B1" w:rsidRDefault="0041739B" w:rsidP="0041739B">
      <w:pPr>
        <w:pStyle w:val="LetranormalTFG"/>
        <w:numPr>
          <w:ilvl w:val="0"/>
          <w:numId w:val="6"/>
        </w:numPr>
        <w:rPr>
          <w:del w:id="1383" w:author="David Vacas Miguel" w:date="2018-04-14T15:25:00Z"/>
        </w:rPr>
      </w:pPr>
      <w:del w:id="1384"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90142A" w:rsidP="0041739B">
      <w:pPr>
        <w:pStyle w:val="LetranormalTFG"/>
        <w:ind w:left="720"/>
        <w:jc w:val="center"/>
        <w:rPr>
          <w:del w:id="1385" w:author="David Vacas Miguel" w:date="2018-04-14T15:25:00Z"/>
        </w:rPr>
      </w:pPr>
      <w:del w:id="1386" w:author="David Vacas Miguel" w:date="2018-04-14T15:25:00Z">
        <w:r>
          <w:pict>
            <v:shape id="_x0000_i1028" type="#_x0000_t75" style="width:141pt;height:90pt">
              <v:imagedata r:id="rId22" o:title="pistas de desplazamiento" croptop="13014f" cropbottom="10226f"/>
            </v:shape>
          </w:pict>
        </w:r>
      </w:del>
    </w:p>
    <w:p w:rsidR="0041739B" w:rsidDel="006A36B1" w:rsidRDefault="003278DE" w:rsidP="0041739B">
      <w:pPr>
        <w:pStyle w:val="LetranormalTFG"/>
        <w:ind w:left="720"/>
        <w:jc w:val="center"/>
        <w:rPr>
          <w:del w:id="1387" w:author="David Vacas Miguel" w:date="2018-04-14T15:25:00Z"/>
        </w:rPr>
      </w:pPr>
      <w:del w:id="1388"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389" w:author="David Vacas Miguel" w:date="2018-04-14T15:25:00Z"/>
        </w:rPr>
      </w:pPr>
      <w:del w:id="1390"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391" w:author="David Vacas Miguel" w:date="2018-04-02T18:05:00Z"/>
        </w:rPr>
      </w:pPr>
      <w:del w:id="1392" w:author="David Vacas Miguel" w:date="2018-04-14T15:25:00Z">
        <w:r w:rsidDel="006A36B1">
          <w:delText xml:space="preserve">Direccionamiento diferencial: Esta configuración es la que utiliza el robot sigue líneas. A </w:delText>
        </w:r>
      </w:del>
      <w:del w:id="1393" w:author="David Vacas Miguel" w:date="2018-04-02T18:05:00Z">
        <w:r w:rsidDel="000475C7">
          <w:delText>continuación</w:delText>
        </w:r>
      </w:del>
      <w:del w:id="1394"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395" w:author="David Vacas Miguel" w:date="2018-04-14T15:25:00Z"/>
          <w:rFonts w:ascii="Arial" w:eastAsiaTheme="majorEastAsia" w:hAnsi="Arial" w:cstheme="majorBidi"/>
          <w:sz w:val="36"/>
          <w:szCs w:val="32"/>
        </w:rPr>
        <w:pPrChange w:id="1396" w:author="David Vacas Miguel" w:date="2018-04-02T18:05:00Z">
          <w:pPr/>
        </w:pPrChange>
      </w:pPr>
      <w:del w:id="1397" w:author="David Vacas Miguel" w:date="2018-04-02T18:05:00Z">
        <w:r w:rsidDel="000475C7">
          <w:br w:type="page"/>
        </w:r>
      </w:del>
    </w:p>
    <w:p w:rsidR="00BC3217" w:rsidDel="00627EFB" w:rsidRDefault="000475C7">
      <w:pPr>
        <w:pStyle w:val="TFGtitulo2"/>
        <w:rPr>
          <w:del w:id="1398" w:author="David Vacas Miguel" w:date="2018-04-02T18:05:00Z"/>
        </w:rPr>
      </w:pPr>
      <w:bookmarkStart w:id="1399" w:name="_Toc512858248"/>
      <w:ins w:id="1400" w:author="David Vacas Miguel" w:date="2018-04-02T18:05:00Z">
        <w:r>
          <w:t xml:space="preserve">3. </w:t>
        </w:r>
      </w:ins>
      <w:del w:id="1401" w:author="David Vacas Miguel" w:date="2018-04-14T15:26:00Z">
        <w:r w:rsidR="00BC3217" w:rsidDel="006A36B1">
          <w:delText>Direccionamiento diferencial</w:delText>
        </w:r>
      </w:del>
      <w:ins w:id="1402" w:author="David Vacas Miguel" w:date="2018-04-17T02:33:00Z">
        <w:r w:rsidR="009B4351">
          <w:t>Función</w:t>
        </w:r>
      </w:ins>
      <w:ins w:id="1403" w:author="David Vacas Miguel" w:date="2018-04-14T15:26:00Z">
        <w:r w:rsidR="006A36B1">
          <w:t xml:space="preserve"> </w:t>
        </w:r>
      </w:ins>
      <w:ins w:id="1404" w:author="David Vacas Miguel" w:date="2018-04-14T15:27:00Z">
        <w:r w:rsidR="006A36B1">
          <w:t>objetivo</w:t>
        </w:r>
      </w:ins>
      <w:bookmarkEnd w:id="1399"/>
    </w:p>
    <w:p w:rsidR="00627EFB" w:rsidRDefault="00627EFB">
      <w:pPr>
        <w:pStyle w:val="TFGtitulo2"/>
        <w:rPr>
          <w:ins w:id="1405" w:author="David Vacas Miguel" w:date="2018-04-14T16:31:00Z"/>
        </w:rPr>
      </w:pPr>
    </w:p>
    <w:p w:rsidR="00A240FE" w:rsidRDefault="00215569">
      <w:pPr>
        <w:pStyle w:val="LetranormalTFG"/>
        <w:rPr>
          <w:ins w:id="1406" w:author="David Vacas Miguel" w:date="2018-04-17T02:20:00Z"/>
        </w:rPr>
      </w:pPr>
      <w:ins w:id="1407" w:author="David Vacas Miguel" w:date="2018-04-17T02:03:00Z">
        <w:r>
          <w:t>El sistema simula</w:t>
        </w:r>
      </w:ins>
      <w:ins w:id="1408" w:author="David Vacas Miguel" w:date="2018-04-17T02:04:00Z">
        <w:r>
          <w:t xml:space="preserve"> la posición </w:t>
        </w:r>
      </w:ins>
      <w:ins w:id="1409" w:author="David Vacas Miguel" w:date="2018-04-17T02:11:00Z">
        <w:r w:rsidR="00825838">
          <w:t>d</w:t>
        </w:r>
      </w:ins>
      <w:ins w:id="1410" w:author="David Vacas Miguel" w:date="2018-04-17T02:04:00Z">
        <w:r>
          <w:t xml:space="preserve">el robot </w:t>
        </w:r>
      </w:ins>
      <w:ins w:id="1411" w:author="David Vacas Miguel" w:date="2018-04-17T02:13:00Z">
        <w:r w:rsidR="00825838">
          <w:t>en cada instante</w:t>
        </w:r>
      </w:ins>
      <w:ins w:id="1412" w:author="David Vacas Miguel" w:date="2018-04-17T02:08:00Z">
        <w:r w:rsidR="00825838">
          <w:t>.</w:t>
        </w:r>
      </w:ins>
      <w:ins w:id="1413" w:author="David Vacas Miguel" w:date="2018-04-17T02:14:00Z">
        <w:r w:rsidR="00825838">
          <w:t xml:space="preserve"> Esta posición será determinada por las ecuaciones obtenidas anteriormente. Gracias a esta posición se puede obtener la posición de los sensores con los cuales </w:t>
        </w:r>
      </w:ins>
      <w:ins w:id="1414" w:author="David Vacas Miguel" w:date="2018-04-17T02:16:00Z">
        <w:r w:rsidR="00825838">
          <w:t>se decide si se ha de parar una de las ruedas</w:t>
        </w:r>
      </w:ins>
      <w:ins w:id="1415" w:author="David Vacas Miguel" w:date="2018-04-17T02:18:00Z">
        <w:r w:rsidR="003F22D4">
          <w:t>. En caso de que una de las ruedas se pare</w:t>
        </w:r>
      </w:ins>
      <w:ins w:id="1416" w:author="David Vacas Miguel" w:date="2018-04-17T02:20:00Z">
        <w:r w:rsidR="003F22D4">
          <w:t>,</w:t>
        </w:r>
      </w:ins>
      <w:ins w:id="1417" w:author="David Vacas Miguel" w:date="2018-04-17T02:18:00Z">
        <w:r w:rsidR="003F22D4">
          <w:t xml:space="preserve"> el robot </w:t>
        </w:r>
      </w:ins>
      <w:ins w:id="1418" w:author="David Vacas Miguel" w:date="2018-04-17T02:19:00Z">
        <w:r w:rsidR="003F22D4">
          <w:t>se gira pudiendo realizar así el circuito.</w:t>
        </w:r>
      </w:ins>
    </w:p>
    <w:p w:rsidR="003F22D4" w:rsidRDefault="009B4351">
      <w:pPr>
        <w:pStyle w:val="LetranormalTFG"/>
        <w:rPr>
          <w:ins w:id="1419" w:author="David Vacas Miguel" w:date="2018-04-17T02:29:00Z"/>
        </w:rPr>
      </w:pPr>
      <w:ins w:id="1420" w:author="David Vacas Miguel" w:date="2018-04-17T02:29:00Z">
        <w:r>
          <w:t>Los parámetros variables</w:t>
        </w:r>
      </w:ins>
      <w:ins w:id="1421" w:author="David Vacas Miguel" w:date="2018-04-17T02:23:00Z">
        <w:r w:rsidR="003F22D4">
          <w:t xml:space="preserve"> que se utilizan en la simulación son: </w:t>
        </w:r>
      </w:ins>
      <w:ins w:id="1422" w:author="David Vacas Miguel" w:date="2018-04-17T02:24:00Z">
        <w:r w:rsidR="003F22D4">
          <w:t xml:space="preserve">la separación entre las ruedas, el radio de las ruedas, la </w:t>
        </w:r>
      </w:ins>
      <w:ins w:id="1423" w:author="David Vacas Miguel" w:date="2018-04-17T02:25:00Z">
        <w:r w:rsidR="003F22D4">
          <w:t>distancia entre los ejes</w:t>
        </w:r>
      </w:ins>
      <w:ins w:id="1424" w:author="David Vacas Miguel" w:date="2018-04-17T02:27:00Z">
        <w:r>
          <w:t xml:space="preserve"> (distancia desde </w:t>
        </w:r>
      </w:ins>
      <w:ins w:id="1425" w:author="David Vacas Miguel" w:date="2018-04-17T02:28:00Z">
        <w:r>
          <w:t xml:space="preserve">el centro de </w:t>
        </w:r>
      </w:ins>
      <w:ins w:id="1426" w:author="David Vacas Miguel" w:date="2018-04-17T02:27:00Z">
        <w:r>
          <w:t>los sensores</w:t>
        </w:r>
      </w:ins>
      <w:ins w:id="1427" w:author="David Vacas Miguel" w:date="2018-04-17T02:28:00Z">
        <w:r>
          <w:t xml:space="preserve"> hasta el punto de rotación del robot</w:t>
        </w:r>
      </w:ins>
      <w:ins w:id="1428" w:author="David Vacas Miguel" w:date="2018-04-17T02:27:00Z">
        <w:r>
          <w:t>)</w:t>
        </w:r>
      </w:ins>
      <w:ins w:id="1429" w:author="David Vacas Miguel" w:date="2018-04-17T02:29:00Z">
        <w:r>
          <w:t xml:space="preserve"> y la separación entre los sensores.</w:t>
        </w:r>
      </w:ins>
    </w:p>
    <w:p w:rsidR="009B4351" w:rsidRDefault="009B4351">
      <w:pPr>
        <w:pStyle w:val="LetranormalTFG"/>
      </w:pPr>
      <w:ins w:id="1430" w:author="David Vacas Miguel" w:date="2018-04-17T02:30:00Z">
        <w:r>
          <w:t>Para medir la calidad de cada solución se utiliza el tiempo que el robot tarda en realizar el circuito de principio a fin</w:t>
        </w:r>
      </w:ins>
      <w:ins w:id="1431" w:author="David Vacas Miguel" w:date="2018-04-17T02:34:00Z">
        <w:r w:rsidR="00FA6DC5">
          <w:t>.</w:t>
        </w:r>
      </w:ins>
    </w:p>
    <w:p w:rsidR="00F626D0" w:rsidRPr="006A36B1" w:rsidDel="006A36B1" w:rsidRDefault="00F626D0">
      <w:pPr>
        <w:rPr>
          <w:del w:id="1432" w:author="David Vacas Miguel" w:date="2018-04-14T15:26:00Z"/>
          <w:rFonts w:cs="Times New Roman"/>
          <w:rPrChange w:id="1433" w:author="David Vacas Miguel" w:date="2018-04-14T15:27:00Z">
            <w:rPr>
              <w:del w:id="1434" w:author="David Vacas Miguel" w:date="2018-04-14T15:26:00Z"/>
            </w:rPr>
          </w:rPrChange>
        </w:rPr>
        <w:pPrChange w:id="1435" w:author="David Vacas Miguel" w:date="2018-04-14T15:27:00Z">
          <w:pPr>
            <w:pStyle w:val="TFGtitulo2"/>
          </w:pPr>
        </w:pPrChange>
      </w:pPr>
      <w:del w:id="1436"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437" w:author="David Vacas Miguel" w:date="2018-04-14T15:26:00Z"/>
        </w:rPr>
        <w:pPrChange w:id="1438" w:author="David Vacas Miguel" w:date="2018-04-14T15:27:00Z">
          <w:pPr>
            <w:pStyle w:val="LetranormalTFG"/>
          </w:pPr>
        </w:pPrChange>
      </w:pPr>
    </w:p>
    <w:p w:rsidR="006A36B1" w:rsidRDefault="006A36B1">
      <w:pPr>
        <w:rPr>
          <w:ins w:id="1439" w:author="David Vacas Miguel" w:date="2018-04-14T15:27:00Z"/>
          <w:rFonts w:ascii="Century Gothic" w:eastAsiaTheme="majorEastAsia" w:hAnsi="Century Gothic" w:cstheme="majorBidi"/>
          <w:b/>
          <w:sz w:val="40"/>
          <w:szCs w:val="32"/>
        </w:rPr>
      </w:pPr>
      <w:ins w:id="1440" w:author="David Vacas Miguel" w:date="2018-04-14T15:27:00Z">
        <w:r>
          <w:br w:type="page"/>
        </w:r>
      </w:ins>
    </w:p>
    <w:p w:rsidR="00F626D0" w:rsidRPr="0005392A" w:rsidDel="006A36B1" w:rsidRDefault="00F626D0" w:rsidP="00F626D0">
      <w:pPr>
        <w:pStyle w:val="LetranormalTFG"/>
        <w:rPr>
          <w:del w:id="1441" w:author="David Vacas Miguel" w:date="2018-04-14T15:26:00Z"/>
        </w:rPr>
      </w:pPr>
    </w:p>
    <w:p w:rsidR="00F626D0" w:rsidDel="006A36B1" w:rsidRDefault="0090142A" w:rsidP="00F626D0">
      <w:pPr>
        <w:jc w:val="center"/>
        <w:rPr>
          <w:del w:id="1442" w:author="David Vacas Miguel" w:date="2018-04-14T15:26:00Z"/>
        </w:rPr>
      </w:pPr>
      <w:del w:id="1443"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444" w:author="David Vacas Miguel" w:date="2018-04-14T15:26:00Z"/>
        </w:rPr>
      </w:pPr>
      <w:del w:id="1445" w:author="David Vacas Miguel" w:date="2018-04-14T15:26:00Z">
        <w:r w:rsidRPr="0092256A" w:rsidDel="006A36B1">
          <w:rPr>
            <w:b/>
            <w:rPrChange w:id="1446" w:author="David Vacas Miguel [2]" w:date="2017-08-06T18:56:00Z">
              <w:rPr/>
            </w:rPrChange>
          </w:rPr>
          <w:delText xml:space="preserve">Figura </w:delText>
        </w:r>
        <w:r w:rsidR="003278DE" w:rsidDel="006A36B1">
          <w:rPr>
            <w:b/>
          </w:rPr>
          <w:delText>9</w:delText>
        </w:r>
        <w:r w:rsidRPr="0092256A" w:rsidDel="006A36B1">
          <w:rPr>
            <w:b/>
            <w:rPrChange w:id="1447" w:author="David Vacas Miguel [2]" w:date="2017-08-06T18:56:00Z">
              <w:rPr/>
            </w:rPrChange>
          </w:rPr>
          <w:delText>.</w:delText>
        </w:r>
        <w:r w:rsidDel="006A36B1">
          <w:delText xml:space="preserve"> Locomoción mediante guiado diferencial</w:delText>
        </w:r>
      </w:del>
      <w:ins w:id="1448" w:author="David Vacas Miguel [2]" w:date="2017-08-08T13:17:00Z">
        <w:del w:id="1449" w:author="David Vacas Miguel" w:date="2018-04-14T15:26:00Z">
          <w:r w:rsidDel="006A36B1">
            <w:delText>.</w:delText>
          </w:r>
        </w:del>
      </w:ins>
    </w:p>
    <w:p w:rsidR="00F626D0" w:rsidDel="006A36B1" w:rsidRDefault="00F626D0" w:rsidP="00F626D0">
      <w:pPr>
        <w:pStyle w:val="LetranormalTFG"/>
        <w:jc w:val="center"/>
        <w:rPr>
          <w:del w:id="1450" w:author="David Vacas Miguel" w:date="2018-04-14T15:26:00Z"/>
        </w:rPr>
      </w:pPr>
    </w:p>
    <w:p w:rsidR="00F626D0" w:rsidDel="006A36B1" w:rsidRDefault="00F626D0" w:rsidP="00F626D0">
      <w:pPr>
        <w:pStyle w:val="LetranormalTFG"/>
        <w:rPr>
          <w:del w:id="1451" w:author="David Vacas Miguel" w:date="2018-04-14T15:26:00Z"/>
        </w:rPr>
      </w:pPr>
      <w:del w:id="1452"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453" w:author="David Vacas Miguel" w:date="2018-04-14T15:26:00Z"/>
        </w:rPr>
      </w:pPr>
      <m:oMath>
        <m:r>
          <w:del w:id="1454" w:author="David Vacas Miguel" w:date="2018-04-14T15:26:00Z">
            <w:rPr>
              <w:rFonts w:ascii="Cambria Math" w:hAnsi="Cambria Math"/>
            </w:rPr>
            <m:t>v</m:t>
          </w:del>
        </m:r>
        <m:r>
          <w:del w:id="1455" w:author="David Vacas Miguel" w:date="2018-04-14T15:26:00Z">
            <m:rPr>
              <m:sty m:val="p"/>
            </m:rPr>
            <w:rPr>
              <w:rFonts w:ascii="Cambria Math" w:hAnsi="Cambria Math"/>
            </w:rPr>
            <m:t>=</m:t>
          </w:del>
        </m:r>
        <m:f>
          <m:fPr>
            <m:ctrlPr>
              <w:del w:id="1456" w:author="David Vacas Miguel" w:date="2018-04-14T15:26:00Z">
                <w:rPr>
                  <w:rFonts w:ascii="Cambria Math" w:hAnsi="Cambria Math"/>
                </w:rPr>
              </w:del>
            </m:ctrlPr>
          </m:fPr>
          <m:num>
            <m:sSub>
              <m:sSubPr>
                <m:ctrlPr>
                  <w:del w:id="1457" w:author="David Vacas Miguel" w:date="2018-04-14T15:26:00Z">
                    <w:rPr>
                      <w:rFonts w:ascii="Cambria Math" w:hAnsi="Cambria Math"/>
                    </w:rPr>
                  </w:del>
                </m:ctrlPr>
              </m:sSubPr>
              <m:e>
                <m:r>
                  <w:del w:id="1458" w:author="David Vacas Miguel" w:date="2018-04-14T15:26:00Z">
                    <w:rPr>
                      <w:rFonts w:ascii="Cambria Math" w:hAnsi="Cambria Math"/>
                    </w:rPr>
                    <m:t>v</m:t>
                  </w:del>
                </m:r>
              </m:e>
              <m:sub>
                <m:r>
                  <w:del w:id="1459" w:author="David Vacas Miguel" w:date="2018-04-14T15:26:00Z">
                    <w:rPr>
                      <w:rFonts w:ascii="Cambria Math" w:hAnsi="Cambria Math"/>
                    </w:rPr>
                    <m:t>d</m:t>
                  </w:del>
                </m:r>
              </m:sub>
            </m:sSub>
            <m:r>
              <w:del w:id="1460" w:author="David Vacas Miguel" w:date="2018-04-14T15:26:00Z">
                <m:rPr>
                  <m:sty m:val="p"/>
                </m:rPr>
                <w:rPr>
                  <w:rFonts w:ascii="Cambria Math" w:hAnsi="Cambria Math"/>
                </w:rPr>
                <m:t>+</m:t>
              </w:del>
            </m:r>
            <m:sSub>
              <m:sSubPr>
                <m:ctrlPr>
                  <w:del w:id="1461" w:author="David Vacas Miguel" w:date="2018-04-14T15:26:00Z">
                    <w:rPr>
                      <w:rFonts w:ascii="Cambria Math" w:hAnsi="Cambria Math"/>
                    </w:rPr>
                  </w:del>
                </m:ctrlPr>
              </m:sSubPr>
              <m:e>
                <m:r>
                  <w:del w:id="1462" w:author="David Vacas Miguel" w:date="2018-04-14T15:26:00Z">
                    <w:rPr>
                      <w:rFonts w:ascii="Cambria Math" w:hAnsi="Cambria Math"/>
                    </w:rPr>
                    <m:t>v</m:t>
                  </w:del>
                </m:r>
              </m:e>
              <m:sub>
                <m:r>
                  <w:del w:id="1463" w:author="David Vacas Miguel" w:date="2018-04-14T15:26:00Z">
                    <w:rPr>
                      <w:rFonts w:ascii="Cambria Math" w:hAnsi="Cambria Math"/>
                    </w:rPr>
                    <m:t>i</m:t>
                  </w:del>
                </m:r>
              </m:sub>
            </m:sSub>
          </m:num>
          <m:den>
            <m:r>
              <w:del w:id="1464" w:author="David Vacas Miguel" w:date="2018-04-14T15:26:00Z">
                <m:rPr>
                  <m:sty m:val="p"/>
                </m:rPr>
                <w:rPr>
                  <w:rFonts w:ascii="Cambria Math" w:hAnsi="Cambria Math"/>
                </w:rPr>
                <m:t>2</m:t>
              </w:del>
            </m:r>
          </m:den>
        </m:f>
        <m:r>
          <w:del w:id="1465" w:author="David Vacas Miguel" w:date="2018-04-14T15:26:00Z">
            <m:rPr>
              <m:sty m:val="p"/>
            </m:rPr>
            <w:rPr>
              <w:rFonts w:ascii="Cambria Math" w:hAnsi="Cambria Math"/>
            </w:rPr>
            <m:t>=</m:t>
          </w:del>
        </m:r>
        <m:f>
          <m:fPr>
            <m:ctrlPr>
              <w:del w:id="1466" w:author="David Vacas Miguel" w:date="2018-04-14T15:26:00Z">
                <w:rPr>
                  <w:rFonts w:ascii="Cambria Math" w:hAnsi="Cambria Math"/>
                </w:rPr>
              </w:del>
            </m:ctrlPr>
          </m:fPr>
          <m:num>
            <m:d>
              <m:dPr>
                <m:ctrlPr>
                  <w:del w:id="1467" w:author="David Vacas Miguel" w:date="2018-04-14T15:26:00Z">
                    <w:rPr>
                      <w:rFonts w:ascii="Cambria Math" w:hAnsi="Cambria Math"/>
                    </w:rPr>
                  </w:del>
                </m:ctrlPr>
              </m:dPr>
              <m:e>
                <m:sSub>
                  <m:sSubPr>
                    <m:ctrlPr>
                      <w:del w:id="1468" w:author="David Vacas Miguel" w:date="2018-04-14T15:26:00Z">
                        <w:rPr>
                          <w:rFonts w:ascii="Cambria Math" w:hAnsi="Cambria Math"/>
                        </w:rPr>
                      </w:del>
                    </m:ctrlPr>
                  </m:sSubPr>
                  <m:e>
                    <m:r>
                      <w:del w:id="1469" w:author="David Vacas Miguel" w:date="2018-04-14T15:26:00Z">
                        <w:rPr>
                          <w:rFonts w:ascii="Cambria Math" w:hAnsi="Cambria Math"/>
                        </w:rPr>
                        <m:t>v</m:t>
                      </w:del>
                    </m:r>
                  </m:e>
                  <m:sub>
                    <m:r>
                      <w:del w:id="1470" w:author="David Vacas Miguel" w:date="2018-04-14T15:26:00Z">
                        <w:rPr>
                          <w:rFonts w:ascii="Cambria Math" w:hAnsi="Cambria Math"/>
                        </w:rPr>
                        <m:t>d</m:t>
                      </w:del>
                    </m:r>
                  </m:sub>
                </m:sSub>
                <m:r>
                  <w:del w:id="1471" w:author="David Vacas Miguel" w:date="2018-04-14T15:26:00Z">
                    <m:rPr>
                      <m:sty m:val="p"/>
                    </m:rPr>
                    <w:rPr>
                      <w:rFonts w:ascii="Cambria Math" w:hAnsi="Cambria Math"/>
                    </w:rPr>
                    <m:t>+</m:t>
                  </w:del>
                </m:r>
                <m:sSub>
                  <m:sSubPr>
                    <m:ctrlPr>
                      <w:del w:id="1472" w:author="David Vacas Miguel" w:date="2018-04-14T15:26:00Z">
                        <w:rPr>
                          <w:rFonts w:ascii="Cambria Math" w:hAnsi="Cambria Math"/>
                        </w:rPr>
                      </w:del>
                    </m:ctrlPr>
                  </m:sSubPr>
                  <m:e>
                    <m:r>
                      <w:del w:id="1473" w:author="David Vacas Miguel" w:date="2018-04-14T15:26:00Z">
                        <w:rPr>
                          <w:rFonts w:ascii="Cambria Math" w:hAnsi="Cambria Math"/>
                        </w:rPr>
                        <m:t>v</m:t>
                      </w:del>
                    </m:r>
                  </m:e>
                  <m:sub>
                    <m:r>
                      <w:del w:id="1474" w:author="David Vacas Miguel" w:date="2018-04-14T15:26:00Z">
                        <w:rPr>
                          <w:rFonts w:ascii="Cambria Math" w:hAnsi="Cambria Math"/>
                        </w:rPr>
                        <m:t>i</m:t>
                      </w:del>
                    </m:r>
                  </m:sub>
                </m:sSub>
              </m:e>
            </m:d>
            <m:r>
              <w:del w:id="1475" w:author="David Vacas Miguel" w:date="2018-04-14T15:26:00Z">
                <m:rPr>
                  <m:sty m:val="p"/>
                </m:rPr>
                <w:rPr>
                  <w:rFonts w:ascii="Cambria Math" w:hAnsi="Cambria Math"/>
                </w:rPr>
                <m:t>∙</m:t>
              </w:del>
            </m:r>
            <m:r>
              <w:del w:id="1476" w:author="David Vacas Miguel" w:date="2018-04-14T15:26:00Z">
                <w:rPr>
                  <w:rFonts w:ascii="Cambria Math" w:hAnsi="Cambria Math"/>
                </w:rPr>
                <m:t>WR</m:t>
              </w:del>
            </m:r>
          </m:num>
          <m:den>
            <m:r>
              <w:del w:id="1477" w:author="David Vacas Miguel" w:date="2018-04-14T15:26:00Z">
                <m:rPr>
                  <m:sty m:val="p"/>
                </m:rPr>
                <w:rPr>
                  <w:rFonts w:ascii="Cambria Math" w:hAnsi="Cambria Math"/>
                </w:rPr>
                <m:t>2</m:t>
              </w:del>
            </m:r>
          </m:den>
        </m:f>
      </m:oMath>
      <w:del w:id="1478"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479" w:author="David Vacas Miguel" w:date="2018-04-14T15:26:00Z"/>
        </w:rPr>
      </w:pPr>
      <m:oMath>
        <m:r>
          <w:del w:id="1480" w:author="David Vacas Miguel" w:date="2018-04-14T15:26:00Z">
            <w:rPr>
              <w:rFonts w:ascii="Cambria Math" w:hAnsi="Cambria Math"/>
            </w:rPr>
            <m:t>w</m:t>
          </w:del>
        </m:r>
        <m:r>
          <w:del w:id="1481" w:author="David Vacas Miguel" w:date="2018-04-14T15:26:00Z">
            <m:rPr>
              <m:sty m:val="p"/>
            </m:rPr>
            <w:rPr>
              <w:rFonts w:ascii="Cambria Math" w:hAnsi="Cambria Math"/>
            </w:rPr>
            <m:t>=</m:t>
          </w:del>
        </m:r>
        <m:f>
          <m:fPr>
            <m:ctrlPr>
              <w:del w:id="1482" w:author="David Vacas Miguel" w:date="2018-04-14T15:26:00Z">
                <w:rPr>
                  <w:rFonts w:ascii="Cambria Math" w:hAnsi="Cambria Math"/>
                </w:rPr>
              </w:del>
            </m:ctrlPr>
          </m:fPr>
          <m:num>
            <m:sSub>
              <m:sSubPr>
                <m:ctrlPr>
                  <w:del w:id="1483" w:author="David Vacas Miguel" w:date="2018-04-14T15:26:00Z">
                    <w:rPr>
                      <w:rFonts w:ascii="Cambria Math" w:hAnsi="Cambria Math"/>
                    </w:rPr>
                  </w:del>
                </m:ctrlPr>
              </m:sSubPr>
              <m:e>
                <m:r>
                  <w:del w:id="1484" w:author="David Vacas Miguel" w:date="2018-04-14T15:26:00Z">
                    <w:rPr>
                      <w:rFonts w:ascii="Cambria Math" w:hAnsi="Cambria Math"/>
                    </w:rPr>
                    <m:t>v</m:t>
                  </w:del>
                </m:r>
              </m:e>
              <m:sub>
                <m:r>
                  <w:del w:id="1485" w:author="David Vacas Miguel" w:date="2018-04-14T15:26:00Z">
                    <w:rPr>
                      <w:rFonts w:ascii="Cambria Math" w:hAnsi="Cambria Math"/>
                    </w:rPr>
                    <m:t>d</m:t>
                  </w:del>
                </m:r>
              </m:sub>
            </m:sSub>
            <m:r>
              <w:del w:id="1486" w:author="David Vacas Miguel" w:date="2018-04-14T15:26:00Z">
                <m:rPr>
                  <m:sty m:val="p"/>
                </m:rPr>
                <w:rPr>
                  <w:rFonts w:ascii="Cambria Math" w:hAnsi="Cambria Math"/>
                </w:rPr>
                <m:t>-</m:t>
              </w:del>
            </m:r>
            <m:sSub>
              <m:sSubPr>
                <m:ctrlPr>
                  <w:del w:id="1487" w:author="David Vacas Miguel" w:date="2018-04-14T15:26:00Z">
                    <w:rPr>
                      <w:rFonts w:ascii="Cambria Math" w:hAnsi="Cambria Math"/>
                    </w:rPr>
                  </w:del>
                </m:ctrlPr>
              </m:sSubPr>
              <m:e>
                <m:r>
                  <w:del w:id="1488" w:author="David Vacas Miguel" w:date="2018-04-14T15:26:00Z">
                    <w:rPr>
                      <w:rFonts w:ascii="Cambria Math" w:hAnsi="Cambria Math"/>
                    </w:rPr>
                    <m:t>v</m:t>
                  </w:del>
                </m:r>
              </m:e>
              <m:sub>
                <m:r>
                  <w:del w:id="1489" w:author="David Vacas Miguel" w:date="2018-04-14T15:26:00Z">
                    <w:rPr>
                      <w:rFonts w:ascii="Cambria Math" w:hAnsi="Cambria Math"/>
                    </w:rPr>
                    <m:t>i</m:t>
                  </w:del>
                </m:r>
              </m:sub>
            </m:sSub>
          </m:num>
          <m:den>
            <m:r>
              <w:del w:id="1490" w:author="David Vacas Miguel" w:date="2018-04-14T15:26:00Z">
                <w:rPr>
                  <w:rFonts w:ascii="Cambria Math" w:hAnsi="Cambria Math"/>
                </w:rPr>
                <m:t>WS</m:t>
              </w:del>
            </m:r>
          </m:den>
        </m:f>
        <m:r>
          <w:del w:id="1491" w:author="David Vacas Miguel" w:date="2018-04-14T15:26:00Z">
            <m:rPr>
              <m:sty m:val="p"/>
            </m:rPr>
            <w:rPr>
              <w:rFonts w:ascii="Cambria Math" w:hAnsi="Cambria Math"/>
            </w:rPr>
            <m:t>=</m:t>
          </w:del>
        </m:r>
        <m:f>
          <m:fPr>
            <m:ctrlPr>
              <w:del w:id="1492" w:author="David Vacas Miguel" w:date="2018-04-14T15:26:00Z">
                <w:rPr>
                  <w:rFonts w:ascii="Cambria Math" w:hAnsi="Cambria Math"/>
                </w:rPr>
              </w:del>
            </m:ctrlPr>
          </m:fPr>
          <m:num>
            <m:d>
              <m:dPr>
                <m:ctrlPr>
                  <w:del w:id="1493" w:author="David Vacas Miguel" w:date="2018-04-14T15:26:00Z">
                    <w:rPr>
                      <w:rFonts w:ascii="Cambria Math" w:hAnsi="Cambria Math"/>
                    </w:rPr>
                  </w:del>
                </m:ctrlPr>
              </m:dPr>
              <m:e>
                <m:sSub>
                  <m:sSubPr>
                    <m:ctrlPr>
                      <w:del w:id="1494" w:author="David Vacas Miguel" w:date="2018-04-14T15:26:00Z">
                        <w:rPr>
                          <w:rFonts w:ascii="Cambria Math" w:hAnsi="Cambria Math"/>
                        </w:rPr>
                      </w:del>
                    </m:ctrlPr>
                  </m:sSubPr>
                  <m:e>
                    <m:r>
                      <w:del w:id="1495" w:author="David Vacas Miguel" w:date="2018-04-14T15:26:00Z">
                        <w:rPr>
                          <w:rFonts w:ascii="Cambria Math" w:hAnsi="Cambria Math"/>
                        </w:rPr>
                        <m:t>w</m:t>
                      </w:del>
                    </m:r>
                  </m:e>
                  <m:sub>
                    <m:r>
                      <w:del w:id="1496" w:author="David Vacas Miguel" w:date="2018-04-14T15:26:00Z">
                        <w:rPr>
                          <w:rFonts w:ascii="Cambria Math" w:hAnsi="Cambria Math"/>
                        </w:rPr>
                        <m:t>d</m:t>
                      </w:del>
                    </m:r>
                  </m:sub>
                </m:sSub>
                <m:r>
                  <w:del w:id="1497" w:author="David Vacas Miguel" w:date="2018-04-14T15:26:00Z">
                    <m:rPr>
                      <m:sty m:val="p"/>
                    </m:rPr>
                    <w:rPr>
                      <w:rFonts w:ascii="Cambria Math" w:hAnsi="Cambria Math"/>
                    </w:rPr>
                    <m:t>-</m:t>
                  </w:del>
                </m:r>
                <m:sSub>
                  <m:sSubPr>
                    <m:ctrlPr>
                      <w:del w:id="1498" w:author="David Vacas Miguel" w:date="2018-04-14T15:26:00Z">
                        <w:rPr>
                          <w:rFonts w:ascii="Cambria Math" w:hAnsi="Cambria Math"/>
                        </w:rPr>
                      </w:del>
                    </m:ctrlPr>
                  </m:sSubPr>
                  <m:e>
                    <m:r>
                      <w:del w:id="1499" w:author="David Vacas Miguel" w:date="2018-04-14T15:26:00Z">
                        <w:rPr>
                          <w:rFonts w:ascii="Cambria Math" w:hAnsi="Cambria Math"/>
                        </w:rPr>
                        <m:t>w</m:t>
                      </w:del>
                    </m:r>
                  </m:e>
                  <m:sub>
                    <m:r>
                      <w:del w:id="1500" w:author="David Vacas Miguel" w:date="2018-04-14T15:26:00Z">
                        <w:rPr>
                          <w:rFonts w:ascii="Cambria Math" w:hAnsi="Cambria Math"/>
                        </w:rPr>
                        <m:t>i</m:t>
                      </w:del>
                    </m:r>
                  </m:sub>
                </m:sSub>
              </m:e>
            </m:d>
            <m:r>
              <w:del w:id="1501" w:author="David Vacas Miguel" w:date="2018-04-14T15:26:00Z">
                <m:rPr>
                  <m:sty m:val="p"/>
                </m:rPr>
                <w:rPr>
                  <w:rFonts w:ascii="Cambria Math" w:hAnsi="Cambria Math"/>
                </w:rPr>
                <m:t>∙</m:t>
              </w:del>
            </m:r>
            <m:r>
              <w:del w:id="1502" w:author="David Vacas Miguel" w:date="2018-04-14T15:26:00Z">
                <w:rPr>
                  <w:rFonts w:ascii="Cambria Math" w:hAnsi="Cambria Math"/>
                </w:rPr>
                <m:t>WR</m:t>
              </w:del>
            </m:r>
          </m:num>
          <m:den>
            <m:r>
              <w:del w:id="1503" w:author="David Vacas Miguel" w:date="2018-04-14T15:26:00Z">
                <w:rPr>
                  <w:rFonts w:ascii="Cambria Math" w:hAnsi="Cambria Math"/>
                </w:rPr>
                <m:t>WS</m:t>
              </w:del>
            </m:r>
          </m:den>
        </m:f>
      </m:oMath>
      <w:del w:id="1504"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505" w:author="David Vacas Miguel" w:date="2018-04-14T15:26:00Z"/>
        </w:rPr>
      </w:pPr>
    </w:p>
    <w:p w:rsidR="00F626D0" w:rsidDel="006A36B1" w:rsidRDefault="00F626D0" w:rsidP="00F626D0">
      <w:pPr>
        <w:pStyle w:val="LetranormalTFG"/>
        <w:rPr>
          <w:del w:id="1506" w:author="David Vacas Miguel" w:date="2018-04-14T15:26:00Z"/>
        </w:rPr>
      </w:pPr>
      <w:del w:id="1507"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CA12DA" w:rsidP="00F626D0">
      <w:pPr>
        <w:pStyle w:val="LetranormalTFG"/>
        <w:rPr>
          <w:del w:id="1508" w:author="David Vacas Miguel" w:date="2018-04-14T15:26:00Z"/>
        </w:rPr>
      </w:pPr>
      <m:oMath>
        <m:sSub>
          <m:sSubPr>
            <m:ctrlPr>
              <w:del w:id="1509" w:author="David Vacas Miguel" w:date="2018-04-14T15:26:00Z">
                <w:rPr>
                  <w:rFonts w:ascii="Cambria Math" w:hAnsi="Cambria Math"/>
                </w:rPr>
              </w:del>
            </m:ctrlPr>
          </m:sSubPr>
          <m:e>
            <m:r>
              <w:del w:id="1510" w:author="David Vacas Miguel" w:date="2018-04-14T15:26:00Z">
                <w:rPr>
                  <w:rFonts w:ascii="Cambria Math" w:hAnsi="Cambria Math"/>
                </w:rPr>
                <m:t>v</m:t>
              </w:del>
            </m:r>
          </m:e>
          <m:sub>
            <m:r>
              <w:del w:id="1511" w:author="David Vacas Miguel" w:date="2018-04-14T15:26:00Z">
                <w:rPr>
                  <w:rFonts w:ascii="Cambria Math" w:hAnsi="Cambria Math"/>
                </w:rPr>
                <m:t>x</m:t>
              </w:del>
            </m:r>
          </m:sub>
        </m:sSub>
        <m:r>
          <w:del w:id="1512" w:author="David Vacas Miguel" w:date="2018-04-14T15:26:00Z">
            <m:rPr>
              <m:sty m:val="p"/>
            </m:rPr>
            <w:rPr>
              <w:rFonts w:ascii="Cambria Math" w:hAnsi="Cambria Math"/>
            </w:rPr>
            <m:t>=-</m:t>
          </w:del>
        </m:r>
        <m:f>
          <m:fPr>
            <m:ctrlPr>
              <w:del w:id="1513" w:author="David Vacas Miguel" w:date="2018-04-14T15:26:00Z">
                <w:rPr>
                  <w:rFonts w:ascii="Cambria Math" w:hAnsi="Cambria Math"/>
                </w:rPr>
              </w:del>
            </m:ctrlPr>
          </m:fPr>
          <m:num>
            <m:d>
              <m:dPr>
                <m:ctrlPr>
                  <w:del w:id="1514" w:author="David Vacas Miguel" w:date="2018-04-14T15:26:00Z">
                    <w:rPr>
                      <w:rFonts w:ascii="Cambria Math" w:hAnsi="Cambria Math"/>
                    </w:rPr>
                  </w:del>
                </m:ctrlPr>
              </m:dPr>
              <m:e>
                <m:sSub>
                  <m:sSubPr>
                    <m:ctrlPr>
                      <w:del w:id="1515" w:author="David Vacas Miguel" w:date="2018-04-14T15:26:00Z">
                        <w:rPr>
                          <w:rFonts w:ascii="Cambria Math" w:hAnsi="Cambria Math"/>
                        </w:rPr>
                      </w:del>
                    </m:ctrlPr>
                  </m:sSubPr>
                  <m:e>
                    <m:r>
                      <w:del w:id="1516" w:author="David Vacas Miguel" w:date="2018-04-14T15:26:00Z">
                        <w:rPr>
                          <w:rFonts w:ascii="Cambria Math" w:hAnsi="Cambria Math"/>
                        </w:rPr>
                        <m:t>w</m:t>
                      </w:del>
                    </m:r>
                  </m:e>
                  <m:sub>
                    <m:r>
                      <w:del w:id="1517" w:author="David Vacas Miguel" w:date="2018-04-14T15:26:00Z">
                        <w:rPr>
                          <w:rFonts w:ascii="Cambria Math" w:hAnsi="Cambria Math"/>
                        </w:rPr>
                        <m:t>d</m:t>
                      </w:del>
                    </m:r>
                  </m:sub>
                </m:sSub>
                <m:r>
                  <w:del w:id="1518" w:author="David Vacas Miguel" w:date="2018-04-14T15:26:00Z">
                    <m:rPr>
                      <m:sty m:val="p"/>
                    </m:rPr>
                    <w:rPr>
                      <w:rFonts w:ascii="Cambria Math" w:hAnsi="Cambria Math"/>
                    </w:rPr>
                    <m:t>+</m:t>
                  </w:del>
                </m:r>
                <m:sSub>
                  <m:sSubPr>
                    <m:ctrlPr>
                      <w:del w:id="1519" w:author="David Vacas Miguel" w:date="2018-04-14T15:26:00Z">
                        <w:rPr>
                          <w:rFonts w:ascii="Cambria Math" w:hAnsi="Cambria Math"/>
                        </w:rPr>
                      </w:del>
                    </m:ctrlPr>
                  </m:sSubPr>
                  <m:e>
                    <m:r>
                      <w:del w:id="1520" w:author="David Vacas Miguel" w:date="2018-04-14T15:26:00Z">
                        <w:rPr>
                          <w:rFonts w:ascii="Cambria Math" w:hAnsi="Cambria Math"/>
                        </w:rPr>
                        <m:t>w</m:t>
                      </w:del>
                    </m:r>
                  </m:e>
                  <m:sub>
                    <m:r>
                      <w:del w:id="1521" w:author="David Vacas Miguel" w:date="2018-04-14T15:26:00Z">
                        <w:rPr>
                          <w:rFonts w:ascii="Cambria Math" w:hAnsi="Cambria Math"/>
                        </w:rPr>
                        <m:t>i</m:t>
                      </w:del>
                    </m:r>
                  </m:sub>
                </m:sSub>
              </m:e>
            </m:d>
            <m:r>
              <w:del w:id="1522" w:author="David Vacas Miguel" w:date="2018-04-14T15:26:00Z">
                <m:rPr>
                  <m:sty m:val="p"/>
                </m:rPr>
                <w:rPr>
                  <w:rFonts w:ascii="Cambria Math" w:hAnsi="Cambria Math"/>
                </w:rPr>
                <m:t>∙</m:t>
              </w:del>
            </m:r>
            <m:r>
              <w:del w:id="1523" w:author="David Vacas Miguel" w:date="2018-04-14T15:26:00Z">
                <w:rPr>
                  <w:rFonts w:ascii="Cambria Math" w:hAnsi="Cambria Math"/>
                </w:rPr>
                <m:t>WR</m:t>
              </w:del>
            </m:r>
          </m:num>
          <m:den>
            <m:r>
              <w:del w:id="1524" w:author="David Vacas Miguel" w:date="2018-04-14T15:26:00Z">
                <m:rPr>
                  <m:sty m:val="p"/>
                </m:rPr>
                <w:rPr>
                  <w:rFonts w:ascii="Cambria Math" w:hAnsi="Cambria Math"/>
                </w:rPr>
                <m:t>2</m:t>
              </w:del>
            </m:r>
          </m:den>
        </m:f>
        <m:r>
          <w:del w:id="1525" w:author="David Vacas Miguel" w:date="2018-04-14T15:26:00Z">
            <m:rPr>
              <m:sty m:val="p"/>
            </m:rPr>
            <w:rPr>
              <w:rFonts w:ascii="Cambria Math" w:hAnsi="Cambria Math"/>
            </w:rPr>
            <m:t>∙</m:t>
          </w:del>
        </m:r>
        <m:func>
          <m:funcPr>
            <m:ctrlPr>
              <w:del w:id="1526" w:author="David Vacas Miguel" w:date="2018-04-14T15:26:00Z">
                <w:rPr>
                  <w:rFonts w:ascii="Cambria Math" w:hAnsi="Cambria Math"/>
                </w:rPr>
              </w:del>
            </m:ctrlPr>
          </m:funcPr>
          <m:fName>
            <m:r>
              <w:del w:id="1527" w:author="David Vacas Miguel" w:date="2018-04-14T15:26:00Z">
                <m:rPr>
                  <m:sty m:val="p"/>
                </m:rPr>
                <w:rPr>
                  <w:rFonts w:ascii="Cambria Math" w:hAnsi="Cambria Math"/>
                </w:rPr>
                <m:t>sin</m:t>
              </w:del>
            </m:r>
          </m:fName>
          <m:e>
            <m:d>
              <m:dPr>
                <m:ctrlPr>
                  <w:del w:id="1528" w:author="David Vacas Miguel" w:date="2018-04-14T15:26:00Z">
                    <w:rPr>
                      <w:rFonts w:ascii="Cambria Math" w:hAnsi="Cambria Math"/>
                    </w:rPr>
                  </w:del>
                </m:ctrlPr>
              </m:dPr>
              <m:e>
                <m:r>
                  <w:del w:id="1529" w:author="David Vacas Miguel" w:date="2018-04-14T15:26:00Z">
                    <w:rPr>
                      <w:rFonts w:ascii="Cambria Math" w:hAnsi="Cambria Math"/>
                    </w:rPr>
                    <m:t>φ</m:t>
                  </w:del>
                </m:r>
              </m:e>
            </m:d>
            <m:r>
              <w:del w:id="1530" w:author="David Vacas Miguel" w:date="2018-04-14T15:26:00Z">
                <m:rPr>
                  <m:sty m:val="p"/>
                </m:rPr>
                <w:rPr>
                  <w:rFonts w:ascii="Cambria Math" w:hAnsi="Cambria Math"/>
                </w:rPr>
                <m:t>=-</m:t>
              </w:del>
            </m:r>
            <m:d>
              <m:dPr>
                <m:ctrlPr>
                  <w:del w:id="1531" w:author="David Vacas Miguel" w:date="2018-04-14T15:26:00Z">
                    <w:rPr>
                      <w:rFonts w:ascii="Cambria Math" w:hAnsi="Cambria Math"/>
                    </w:rPr>
                  </w:del>
                </m:ctrlPr>
              </m:dPr>
              <m:e>
                <m:sSub>
                  <m:sSubPr>
                    <m:ctrlPr>
                      <w:del w:id="1532" w:author="David Vacas Miguel" w:date="2018-04-14T15:26:00Z">
                        <w:rPr>
                          <w:rFonts w:ascii="Cambria Math" w:hAnsi="Cambria Math"/>
                        </w:rPr>
                      </w:del>
                    </m:ctrlPr>
                  </m:sSubPr>
                  <m:e>
                    <m:r>
                      <w:del w:id="1533" w:author="David Vacas Miguel" w:date="2018-04-14T15:26:00Z">
                        <w:rPr>
                          <w:rFonts w:ascii="Cambria Math" w:hAnsi="Cambria Math"/>
                        </w:rPr>
                        <m:t>w</m:t>
                      </w:del>
                    </m:r>
                  </m:e>
                  <m:sub>
                    <m:r>
                      <w:del w:id="1534" w:author="David Vacas Miguel" w:date="2018-04-14T15:26:00Z">
                        <w:rPr>
                          <w:rFonts w:ascii="Cambria Math" w:hAnsi="Cambria Math"/>
                        </w:rPr>
                        <m:t>d</m:t>
                      </w:del>
                    </m:r>
                  </m:sub>
                </m:sSub>
                <m:r>
                  <w:del w:id="1535" w:author="David Vacas Miguel" w:date="2018-04-14T15:26:00Z">
                    <m:rPr>
                      <m:sty m:val="p"/>
                    </m:rPr>
                    <w:rPr>
                      <w:rFonts w:ascii="Cambria Math" w:hAnsi="Cambria Math"/>
                    </w:rPr>
                    <m:t>+</m:t>
                  </w:del>
                </m:r>
                <m:sSub>
                  <m:sSubPr>
                    <m:ctrlPr>
                      <w:del w:id="1536" w:author="David Vacas Miguel" w:date="2018-04-14T15:26:00Z">
                        <w:rPr>
                          <w:rFonts w:ascii="Cambria Math" w:hAnsi="Cambria Math"/>
                        </w:rPr>
                      </w:del>
                    </m:ctrlPr>
                  </m:sSubPr>
                  <m:e>
                    <m:r>
                      <w:del w:id="1537" w:author="David Vacas Miguel" w:date="2018-04-14T15:26:00Z">
                        <w:rPr>
                          <w:rFonts w:ascii="Cambria Math" w:hAnsi="Cambria Math"/>
                        </w:rPr>
                        <m:t>w</m:t>
                      </w:del>
                    </m:r>
                  </m:e>
                  <m:sub>
                    <m:r>
                      <w:del w:id="1538" w:author="David Vacas Miguel" w:date="2018-04-14T15:26:00Z">
                        <w:rPr>
                          <w:rFonts w:ascii="Cambria Math" w:hAnsi="Cambria Math"/>
                        </w:rPr>
                        <m:t>i</m:t>
                      </w:del>
                    </m:r>
                  </m:sub>
                </m:sSub>
              </m:e>
            </m:d>
            <m:r>
              <w:del w:id="1539" w:author="David Vacas Miguel" w:date="2018-04-14T15:26:00Z">
                <m:rPr>
                  <m:sty m:val="p"/>
                </m:rPr>
                <w:rPr>
                  <w:rFonts w:ascii="Cambria Math" w:hAnsi="Cambria Math"/>
                </w:rPr>
                <m:t>∙</m:t>
              </w:del>
            </m:r>
            <m:f>
              <m:fPr>
                <m:ctrlPr>
                  <w:del w:id="1540" w:author="David Vacas Miguel" w:date="2018-04-14T15:26:00Z">
                    <w:rPr>
                      <w:rFonts w:ascii="Cambria Math" w:hAnsi="Cambria Math"/>
                    </w:rPr>
                  </w:del>
                </m:ctrlPr>
              </m:fPr>
              <m:num>
                <m:r>
                  <w:del w:id="1541" w:author="David Vacas Miguel" w:date="2018-04-14T15:26:00Z">
                    <w:rPr>
                      <w:rFonts w:ascii="Cambria Math" w:hAnsi="Cambria Math"/>
                    </w:rPr>
                    <m:t>WR</m:t>
                  </w:del>
                </m:r>
                <m:r>
                  <w:del w:id="1542" w:author="David Vacas Miguel" w:date="2018-04-14T15:26:00Z">
                    <m:rPr>
                      <m:sty m:val="p"/>
                    </m:rPr>
                    <w:rPr>
                      <w:rFonts w:ascii="Cambria Math" w:hAnsi="Cambria Math"/>
                    </w:rPr>
                    <m:t>∙</m:t>
                  </w:del>
                </m:r>
                <m:func>
                  <m:funcPr>
                    <m:ctrlPr>
                      <w:del w:id="1543" w:author="David Vacas Miguel" w:date="2018-04-14T15:26:00Z">
                        <w:rPr>
                          <w:rFonts w:ascii="Cambria Math" w:hAnsi="Cambria Math"/>
                        </w:rPr>
                      </w:del>
                    </m:ctrlPr>
                  </m:funcPr>
                  <m:fName>
                    <m:r>
                      <w:del w:id="1544" w:author="David Vacas Miguel" w:date="2018-04-14T15:26:00Z">
                        <m:rPr>
                          <m:sty m:val="p"/>
                        </m:rPr>
                        <w:rPr>
                          <w:rFonts w:ascii="Cambria Math" w:hAnsi="Cambria Math"/>
                        </w:rPr>
                        <m:t>sin</m:t>
                      </w:del>
                    </m:r>
                  </m:fName>
                  <m:e>
                    <m:d>
                      <m:dPr>
                        <m:ctrlPr>
                          <w:del w:id="1545" w:author="David Vacas Miguel" w:date="2018-04-14T15:26:00Z">
                            <w:rPr>
                              <w:rFonts w:ascii="Cambria Math" w:hAnsi="Cambria Math"/>
                            </w:rPr>
                          </w:del>
                        </m:ctrlPr>
                      </m:dPr>
                      <m:e>
                        <m:r>
                          <w:del w:id="1546" w:author="David Vacas Miguel" w:date="2018-04-14T15:26:00Z">
                            <w:rPr>
                              <w:rFonts w:ascii="Cambria Math" w:hAnsi="Cambria Math"/>
                            </w:rPr>
                            <m:t>φ</m:t>
                          </w:del>
                        </m:r>
                      </m:e>
                    </m:d>
                  </m:e>
                </m:func>
              </m:num>
              <m:den>
                <m:r>
                  <w:del w:id="1547" w:author="David Vacas Miguel" w:date="2018-04-14T15:26:00Z">
                    <m:rPr>
                      <m:sty m:val="p"/>
                    </m:rPr>
                    <w:rPr>
                      <w:rFonts w:ascii="Cambria Math" w:hAnsi="Cambria Math"/>
                    </w:rPr>
                    <m:t>2</m:t>
                  </w:del>
                </m:r>
              </m:den>
            </m:f>
          </m:e>
        </m:func>
      </m:oMath>
      <w:del w:id="1548" w:author="David Vacas Miguel" w:date="2018-04-14T15:26:00Z">
        <w:r w:rsidR="00720FAE" w:rsidDel="006A36B1">
          <w:delText xml:space="preserve"> </w:delText>
        </w:r>
      </w:del>
    </w:p>
    <w:p w:rsidR="00F626D0" w:rsidRPr="00720FAE" w:rsidDel="006A36B1" w:rsidRDefault="00CA12DA" w:rsidP="00F626D0">
      <w:pPr>
        <w:pStyle w:val="LetranormalTFG"/>
        <w:rPr>
          <w:del w:id="1549" w:author="David Vacas Miguel" w:date="2018-04-14T15:26:00Z"/>
          <w:rFonts w:eastAsiaTheme="minorEastAsia"/>
        </w:rPr>
      </w:pPr>
      <m:oMath>
        <m:sSub>
          <m:sSubPr>
            <m:ctrlPr>
              <w:del w:id="1550" w:author="David Vacas Miguel" w:date="2018-04-14T15:26:00Z">
                <w:rPr>
                  <w:rFonts w:ascii="Cambria Math" w:hAnsi="Cambria Math"/>
                </w:rPr>
              </w:del>
            </m:ctrlPr>
          </m:sSubPr>
          <m:e>
            <m:r>
              <w:del w:id="1551" w:author="David Vacas Miguel" w:date="2018-04-14T15:26:00Z">
                <w:rPr>
                  <w:rFonts w:ascii="Cambria Math" w:hAnsi="Cambria Math"/>
                </w:rPr>
                <m:t>v</m:t>
              </w:del>
            </m:r>
          </m:e>
          <m:sub>
            <m:r>
              <w:del w:id="1552" w:author="David Vacas Miguel" w:date="2018-04-14T15:26:00Z">
                <w:rPr>
                  <w:rFonts w:ascii="Cambria Math" w:hAnsi="Cambria Math"/>
                </w:rPr>
                <m:t>z</m:t>
              </w:del>
            </m:r>
          </m:sub>
        </m:sSub>
        <m:r>
          <w:del w:id="1553" w:author="David Vacas Miguel" w:date="2018-04-14T15:26:00Z">
            <m:rPr>
              <m:sty m:val="p"/>
            </m:rPr>
            <w:rPr>
              <w:rFonts w:ascii="Cambria Math" w:hAnsi="Cambria Math"/>
            </w:rPr>
            <m:t>=</m:t>
          </w:del>
        </m:r>
        <m:f>
          <m:fPr>
            <m:ctrlPr>
              <w:del w:id="1554" w:author="David Vacas Miguel" w:date="2018-04-14T15:26:00Z">
                <w:rPr>
                  <w:rFonts w:ascii="Cambria Math" w:hAnsi="Cambria Math"/>
                </w:rPr>
              </w:del>
            </m:ctrlPr>
          </m:fPr>
          <m:num>
            <m:d>
              <m:dPr>
                <m:ctrlPr>
                  <w:del w:id="1555" w:author="David Vacas Miguel" w:date="2018-04-14T15:26:00Z">
                    <w:rPr>
                      <w:rFonts w:ascii="Cambria Math" w:hAnsi="Cambria Math"/>
                    </w:rPr>
                  </w:del>
                </m:ctrlPr>
              </m:dPr>
              <m:e>
                <m:sSub>
                  <m:sSubPr>
                    <m:ctrlPr>
                      <w:del w:id="1556" w:author="David Vacas Miguel" w:date="2018-04-14T15:26:00Z">
                        <w:rPr>
                          <w:rFonts w:ascii="Cambria Math" w:hAnsi="Cambria Math"/>
                        </w:rPr>
                      </w:del>
                    </m:ctrlPr>
                  </m:sSubPr>
                  <m:e>
                    <m:r>
                      <w:del w:id="1557" w:author="David Vacas Miguel" w:date="2018-04-14T15:26:00Z">
                        <w:rPr>
                          <w:rFonts w:ascii="Cambria Math" w:hAnsi="Cambria Math"/>
                        </w:rPr>
                        <m:t>w</m:t>
                      </w:del>
                    </m:r>
                  </m:e>
                  <m:sub>
                    <m:r>
                      <w:del w:id="1558" w:author="David Vacas Miguel" w:date="2018-04-14T15:26:00Z">
                        <w:rPr>
                          <w:rFonts w:ascii="Cambria Math" w:hAnsi="Cambria Math"/>
                        </w:rPr>
                        <m:t>d</m:t>
                      </w:del>
                    </m:r>
                  </m:sub>
                </m:sSub>
                <m:r>
                  <w:del w:id="1559" w:author="David Vacas Miguel" w:date="2018-04-14T15:26:00Z">
                    <m:rPr>
                      <m:sty m:val="p"/>
                    </m:rPr>
                    <w:rPr>
                      <w:rFonts w:ascii="Cambria Math" w:hAnsi="Cambria Math"/>
                    </w:rPr>
                    <m:t>+</m:t>
                  </w:del>
                </m:r>
                <m:sSub>
                  <m:sSubPr>
                    <m:ctrlPr>
                      <w:del w:id="1560" w:author="David Vacas Miguel" w:date="2018-04-14T15:26:00Z">
                        <w:rPr>
                          <w:rFonts w:ascii="Cambria Math" w:hAnsi="Cambria Math"/>
                        </w:rPr>
                      </w:del>
                    </m:ctrlPr>
                  </m:sSubPr>
                  <m:e>
                    <m:r>
                      <w:del w:id="1561" w:author="David Vacas Miguel" w:date="2018-04-14T15:26:00Z">
                        <w:rPr>
                          <w:rFonts w:ascii="Cambria Math" w:hAnsi="Cambria Math"/>
                        </w:rPr>
                        <m:t>w</m:t>
                      </w:del>
                    </m:r>
                  </m:e>
                  <m:sub>
                    <m:r>
                      <w:del w:id="1562" w:author="David Vacas Miguel" w:date="2018-04-14T15:26:00Z">
                        <w:rPr>
                          <w:rFonts w:ascii="Cambria Math" w:hAnsi="Cambria Math"/>
                        </w:rPr>
                        <m:t>i</m:t>
                      </w:del>
                    </m:r>
                  </m:sub>
                </m:sSub>
              </m:e>
            </m:d>
            <m:r>
              <w:del w:id="1563" w:author="David Vacas Miguel" w:date="2018-04-14T15:26:00Z">
                <m:rPr>
                  <m:sty m:val="p"/>
                </m:rPr>
                <w:rPr>
                  <w:rFonts w:ascii="Cambria Math" w:hAnsi="Cambria Math"/>
                </w:rPr>
                <m:t>∙</m:t>
              </w:del>
            </m:r>
            <m:r>
              <w:del w:id="1564" w:author="David Vacas Miguel" w:date="2018-04-14T15:26:00Z">
                <w:rPr>
                  <w:rFonts w:ascii="Cambria Math" w:hAnsi="Cambria Math"/>
                </w:rPr>
                <m:t>WR</m:t>
              </w:del>
            </m:r>
          </m:num>
          <m:den>
            <m:r>
              <w:del w:id="1565" w:author="David Vacas Miguel" w:date="2018-04-14T15:26:00Z">
                <m:rPr>
                  <m:sty m:val="p"/>
                </m:rPr>
                <w:rPr>
                  <w:rFonts w:ascii="Cambria Math" w:hAnsi="Cambria Math"/>
                </w:rPr>
                <m:t>2</m:t>
              </w:del>
            </m:r>
          </m:den>
        </m:f>
        <m:r>
          <w:del w:id="1566" w:author="David Vacas Miguel" w:date="2018-04-14T15:26:00Z">
            <m:rPr>
              <m:sty m:val="p"/>
            </m:rPr>
            <w:rPr>
              <w:rFonts w:ascii="Cambria Math" w:hAnsi="Cambria Math"/>
            </w:rPr>
            <m:t>∙</m:t>
          </w:del>
        </m:r>
        <m:func>
          <m:funcPr>
            <m:ctrlPr>
              <w:del w:id="1567" w:author="David Vacas Miguel" w:date="2018-04-14T15:26:00Z">
                <w:rPr>
                  <w:rFonts w:ascii="Cambria Math" w:hAnsi="Cambria Math"/>
                </w:rPr>
              </w:del>
            </m:ctrlPr>
          </m:funcPr>
          <m:fName>
            <m:r>
              <w:del w:id="1568" w:author="David Vacas Miguel" w:date="2018-04-14T15:26:00Z">
                <m:rPr>
                  <m:sty m:val="p"/>
                </m:rPr>
                <w:rPr>
                  <w:rFonts w:ascii="Cambria Math" w:hAnsi="Cambria Math"/>
                </w:rPr>
                <m:t>cos</m:t>
              </w:del>
            </m:r>
          </m:fName>
          <m:e>
            <m:d>
              <m:dPr>
                <m:ctrlPr>
                  <w:del w:id="1569" w:author="David Vacas Miguel" w:date="2018-04-14T15:26:00Z">
                    <w:rPr>
                      <w:rFonts w:ascii="Cambria Math" w:hAnsi="Cambria Math"/>
                    </w:rPr>
                  </w:del>
                </m:ctrlPr>
              </m:dPr>
              <m:e>
                <m:r>
                  <w:del w:id="1570" w:author="David Vacas Miguel" w:date="2018-04-14T15:26:00Z">
                    <w:rPr>
                      <w:rFonts w:ascii="Cambria Math" w:hAnsi="Cambria Math"/>
                    </w:rPr>
                    <m:t>φ</m:t>
                  </w:del>
                </m:r>
              </m:e>
            </m:d>
          </m:e>
        </m:func>
        <m:r>
          <w:del w:id="1571" w:author="David Vacas Miguel" w:date="2018-04-14T15:26:00Z">
            <m:rPr>
              <m:sty m:val="p"/>
            </m:rPr>
            <w:rPr>
              <w:rFonts w:ascii="Cambria Math" w:hAnsi="Cambria Math"/>
            </w:rPr>
            <m:t>=</m:t>
          </w:del>
        </m:r>
        <m:d>
          <m:dPr>
            <m:ctrlPr>
              <w:del w:id="1572" w:author="David Vacas Miguel" w:date="2018-04-14T15:26:00Z">
                <w:rPr>
                  <w:rFonts w:ascii="Cambria Math" w:hAnsi="Cambria Math"/>
                </w:rPr>
              </w:del>
            </m:ctrlPr>
          </m:dPr>
          <m:e>
            <m:sSub>
              <m:sSubPr>
                <m:ctrlPr>
                  <w:del w:id="1573" w:author="David Vacas Miguel" w:date="2018-04-14T15:26:00Z">
                    <w:rPr>
                      <w:rFonts w:ascii="Cambria Math" w:hAnsi="Cambria Math"/>
                    </w:rPr>
                  </w:del>
                </m:ctrlPr>
              </m:sSubPr>
              <m:e>
                <m:r>
                  <w:del w:id="1574" w:author="David Vacas Miguel" w:date="2018-04-14T15:26:00Z">
                    <w:rPr>
                      <w:rFonts w:ascii="Cambria Math" w:hAnsi="Cambria Math"/>
                    </w:rPr>
                    <m:t>w</m:t>
                  </w:del>
                </m:r>
              </m:e>
              <m:sub>
                <m:r>
                  <w:del w:id="1575" w:author="David Vacas Miguel" w:date="2018-04-14T15:26:00Z">
                    <w:rPr>
                      <w:rFonts w:ascii="Cambria Math" w:hAnsi="Cambria Math"/>
                    </w:rPr>
                    <m:t>d</m:t>
                  </w:del>
                </m:r>
              </m:sub>
            </m:sSub>
            <m:r>
              <w:del w:id="1576" w:author="David Vacas Miguel" w:date="2018-04-14T15:26:00Z">
                <m:rPr>
                  <m:sty m:val="p"/>
                </m:rPr>
                <w:rPr>
                  <w:rFonts w:ascii="Cambria Math" w:hAnsi="Cambria Math"/>
                </w:rPr>
                <m:t>+</m:t>
              </w:del>
            </m:r>
            <m:sSub>
              <m:sSubPr>
                <m:ctrlPr>
                  <w:del w:id="1577" w:author="David Vacas Miguel" w:date="2018-04-14T15:26:00Z">
                    <w:rPr>
                      <w:rFonts w:ascii="Cambria Math" w:hAnsi="Cambria Math"/>
                    </w:rPr>
                  </w:del>
                </m:ctrlPr>
              </m:sSubPr>
              <m:e>
                <m:r>
                  <w:del w:id="1578" w:author="David Vacas Miguel" w:date="2018-04-14T15:26:00Z">
                    <w:rPr>
                      <w:rFonts w:ascii="Cambria Math" w:hAnsi="Cambria Math"/>
                    </w:rPr>
                    <m:t>w</m:t>
                  </w:del>
                </m:r>
              </m:e>
              <m:sub>
                <m:r>
                  <w:del w:id="1579" w:author="David Vacas Miguel" w:date="2018-04-14T15:26:00Z">
                    <w:rPr>
                      <w:rFonts w:ascii="Cambria Math" w:hAnsi="Cambria Math"/>
                    </w:rPr>
                    <m:t>i</m:t>
                  </w:del>
                </m:r>
              </m:sub>
            </m:sSub>
          </m:e>
        </m:d>
        <m:r>
          <w:del w:id="1580" w:author="David Vacas Miguel" w:date="2018-04-14T15:26:00Z">
            <m:rPr>
              <m:sty m:val="p"/>
            </m:rPr>
            <w:rPr>
              <w:rFonts w:ascii="Cambria Math" w:hAnsi="Cambria Math"/>
            </w:rPr>
            <m:t>∙</m:t>
          </w:del>
        </m:r>
        <m:f>
          <m:fPr>
            <m:ctrlPr>
              <w:del w:id="1581" w:author="David Vacas Miguel" w:date="2018-04-14T15:26:00Z">
                <w:rPr>
                  <w:rFonts w:ascii="Cambria Math" w:hAnsi="Cambria Math"/>
                </w:rPr>
              </w:del>
            </m:ctrlPr>
          </m:fPr>
          <m:num>
            <m:r>
              <w:del w:id="1582" w:author="David Vacas Miguel" w:date="2018-04-14T15:26:00Z">
                <w:rPr>
                  <w:rFonts w:ascii="Cambria Math" w:hAnsi="Cambria Math"/>
                </w:rPr>
                <m:t>WR</m:t>
              </w:del>
            </m:r>
            <m:r>
              <w:del w:id="1583" w:author="David Vacas Miguel" w:date="2018-04-14T15:26:00Z">
                <m:rPr>
                  <m:sty m:val="p"/>
                </m:rPr>
                <w:rPr>
                  <w:rFonts w:ascii="Cambria Math" w:hAnsi="Cambria Math"/>
                </w:rPr>
                <m:t>∙</m:t>
              </w:del>
            </m:r>
            <m:func>
              <m:funcPr>
                <m:ctrlPr>
                  <w:del w:id="1584" w:author="David Vacas Miguel" w:date="2018-04-14T15:26:00Z">
                    <w:rPr>
                      <w:rFonts w:ascii="Cambria Math" w:hAnsi="Cambria Math"/>
                    </w:rPr>
                  </w:del>
                </m:ctrlPr>
              </m:funcPr>
              <m:fName>
                <m:r>
                  <w:del w:id="1585" w:author="David Vacas Miguel" w:date="2018-04-14T15:26:00Z">
                    <m:rPr>
                      <m:sty m:val="p"/>
                    </m:rPr>
                    <w:rPr>
                      <w:rFonts w:ascii="Cambria Math" w:hAnsi="Cambria Math"/>
                    </w:rPr>
                    <m:t>cos</m:t>
                  </w:del>
                </m:r>
              </m:fName>
              <m:e>
                <m:d>
                  <m:dPr>
                    <m:ctrlPr>
                      <w:del w:id="1586" w:author="David Vacas Miguel" w:date="2018-04-14T15:26:00Z">
                        <w:rPr>
                          <w:rFonts w:ascii="Cambria Math" w:hAnsi="Cambria Math"/>
                        </w:rPr>
                      </w:del>
                    </m:ctrlPr>
                  </m:dPr>
                  <m:e>
                    <m:r>
                      <w:del w:id="1587" w:author="David Vacas Miguel" w:date="2018-04-14T15:26:00Z">
                        <w:rPr>
                          <w:rFonts w:ascii="Cambria Math" w:hAnsi="Cambria Math"/>
                        </w:rPr>
                        <m:t>φ</m:t>
                      </w:del>
                    </m:r>
                  </m:e>
                </m:d>
              </m:e>
            </m:func>
          </m:num>
          <m:den>
            <m:r>
              <w:del w:id="1588" w:author="David Vacas Miguel" w:date="2018-04-14T15:26:00Z">
                <m:rPr>
                  <m:sty m:val="p"/>
                </m:rPr>
                <w:rPr>
                  <w:rFonts w:ascii="Cambria Math" w:hAnsi="Cambria Math"/>
                </w:rPr>
                <m:t>2</m:t>
              </w:del>
            </m:r>
          </m:den>
        </m:f>
      </m:oMath>
      <w:del w:id="1589"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CA12DA" w:rsidP="00720FAE">
      <w:pPr>
        <w:pStyle w:val="LetranormalTFG"/>
        <w:rPr>
          <w:del w:id="1590" w:author="David Vacas Miguel" w:date="2018-04-14T15:26:00Z"/>
        </w:rPr>
      </w:pPr>
      <m:oMath>
        <m:sSub>
          <m:sSubPr>
            <m:ctrlPr>
              <w:del w:id="1591" w:author="David Vacas Miguel" w:date="2018-04-14T15:26:00Z">
                <w:rPr>
                  <w:rFonts w:ascii="Cambria Math" w:hAnsi="Cambria Math"/>
                </w:rPr>
              </w:del>
            </m:ctrlPr>
          </m:sSubPr>
          <m:e>
            <m:r>
              <w:del w:id="1592" w:author="David Vacas Miguel" w:date="2018-04-14T15:26:00Z">
                <w:rPr>
                  <w:rFonts w:ascii="Cambria Math" w:hAnsi="Cambria Math"/>
                </w:rPr>
                <m:t>v</m:t>
              </w:del>
            </m:r>
          </m:e>
          <m:sub>
            <m:r>
              <w:del w:id="1593" w:author="David Vacas Miguel" w:date="2018-04-14T15:26:00Z">
                <w:rPr>
                  <w:rFonts w:ascii="Cambria Math" w:hAnsi="Cambria Math"/>
                </w:rPr>
                <m:t>φ</m:t>
              </w:del>
            </m:r>
          </m:sub>
        </m:sSub>
        <m:r>
          <w:del w:id="1594" w:author="David Vacas Miguel" w:date="2018-04-14T15:26:00Z">
            <m:rPr>
              <m:sty m:val="p"/>
            </m:rPr>
            <w:rPr>
              <w:rFonts w:ascii="Cambria Math" w:hAnsi="Cambria Math"/>
            </w:rPr>
            <m:t>=</m:t>
          </w:del>
        </m:r>
        <m:f>
          <m:fPr>
            <m:ctrlPr>
              <w:del w:id="1595" w:author="David Vacas Miguel" w:date="2018-04-14T15:26:00Z">
                <w:rPr>
                  <w:rFonts w:ascii="Cambria Math" w:hAnsi="Cambria Math"/>
                </w:rPr>
              </w:del>
            </m:ctrlPr>
          </m:fPr>
          <m:num>
            <m:d>
              <m:dPr>
                <m:ctrlPr>
                  <w:del w:id="1596" w:author="David Vacas Miguel" w:date="2018-04-14T15:26:00Z">
                    <w:rPr>
                      <w:rFonts w:ascii="Cambria Math" w:hAnsi="Cambria Math"/>
                    </w:rPr>
                  </w:del>
                </m:ctrlPr>
              </m:dPr>
              <m:e>
                <m:sSub>
                  <m:sSubPr>
                    <m:ctrlPr>
                      <w:del w:id="1597" w:author="David Vacas Miguel" w:date="2018-04-14T15:26:00Z">
                        <w:rPr>
                          <w:rFonts w:ascii="Cambria Math" w:hAnsi="Cambria Math"/>
                        </w:rPr>
                      </w:del>
                    </m:ctrlPr>
                  </m:sSubPr>
                  <m:e>
                    <m:r>
                      <w:del w:id="1598" w:author="David Vacas Miguel" w:date="2018-04-14T15:26:00Z">
                        <w:rPr>
                          <w:rFonts w:ascii="Cambria Math" w:hAnsi="Cambria Math"/>
                        </w:rPr>
                        <m:t>w</m:t>
                      </w:del>
                    </m:r>
                  </m:e>
                  <m:sub>
                    <m:r>
                      <w:del w:id="1599" w:author="David Vacas Miguel" w:date="2018-04-14T15:26:00Z">
                        <w:rPr>
                          <w:rFonts w:ascii="Cambria Math" w:hAnsi="Cambria Math"/>
                        </w:rPr>
                        <m:t>d</m:t>
                      </w:del>
                    </m:r>
                  </m:sub>
                </m:sSub>
                <m:r>
                  <w:del w:id="1600" w:author="David Vacas Miguel" w:date="2018-04-14T15:26:00Z">
                    <m:rPr>
                      <m:sty m:val="p"/>
                    </m:rPr>
                    <w:rPr>
                      <w:rFonts w:ascii="Cambria Math" w:hAnsi="Cambria Math"/>
                    </w:rPr>
                    <m:t>-</m:t>
                  </w:del>
                </m:r>
                <m:sSub>
                  <m:sSubPr>
                    <m:ctrlPr>
                      <w:del w:id="1601" w:author="David Vacas Miguel" w:date="2018-04-14T15:26:00Z">
                        <w:rPr>
                          <w:rFonts w:ascii="Cambria Math" w:hAnsi="Cambria Math"/>
                        </w:rPr>
                      </w:del>
                    </m:ctrlPr>
                  </m:sSubPr>
                  <m:e>
                    <m:r>
                      <w:del w:id="1602" w:author="David Vacas Miguel" w:date="2018-04-14T15:26:00Z">
                        <w:rPr>
                          <w:rFonts w:ascii="Cambria Math" w:hAnsi="Cambria Math"/>
                        </w:rPr>
                        <m:t>w</m:t>
                      </w:del>
                    </m:r>
                  </m:e>
                  <m:sub>
                    <m:r>
                      <w:del w:id="1603" w:author="David Vacas Miguel" w:date="2018-04-14T15:26:00Z">
                        <w:rPr>
                          <w:rFonts w:ascii="Cambria Math" w:hAnsi="Cambria Math"/>
                        </w:rPr>
                        <m:t>i</m:t>
                      </w:del>
                    </m:r>
                  </m:sub>
                </m:sSub>
              </m:e>
            </m:d>
            <m:r>
              <w:del w:id="1604" w:author="David Vacas Miguel" w:date="2018-04-14T15:26:00Z">
                <m:rPr>
                  <m:sty m:val="p"/>
                </m:rPr>
                <w:rPr>
                  <w:rFonts w:ascii="Cambria Math" w:hAnsi="Cambria Math"/>
                </w:rPr>
                <m:t>∙</m:t>
              </w:del>
            </m:r>
            <m:r>
              <w:del w:id="1605" w:author="David Vacas Miguel" w:date="2018-04-14T15:26:00Z">
                <w:rPr>
                  <w:rFonts w:ascii="Cambria Math" w:hAnsi="Cambria Math"/>
                </w:rPr>
                <m:t>WR</m:t>
              </w:del>
            </m:r>
          </m:num>
          <m:den>
            <m:r>
              <w:del w:id="1606" w:author="David Vacas Miguel" w:date="2018-04-14T15:26:00Z">
                <w:rPr>
                  <w:rFonts w:ascii="Cambria Math" w:hAnsi="Cambria Math"/>
                </w:rPr>
                <m:t>WS</m:t>
              </w:del>
            </m:r>
          </m:den>
        </m:f>
        <m:r>
          <w:del w:id="1607" w:author="David Vacas Miguel" w:date="2018-04-14T15:26:00Z">
            <m:rPr>
              <m:sty m:val="p"/>
            </m:rPr>
            <w:rPr>
              <w:rFonts w:ascii="Cambria Math" w:hAnsi="Cambria Math"/>
            </w:rPr>
            <m:t>=</m:t>
          </w:del>
        </m:r>
        <m:d>
          <m:dPr>
            <m:ctrlPr>
              <w:del w:id="1608" w:author="David Vacas Miguel" w:date="2018-04-14T15:26:00Z">
                <w:rPr>
                  <w:rFonts w:ascii="Cambria Math" w:hAnsi="Cambria Math"/>
                </w:rPr>
              </w:del>
            </m:ctrlPr>
          </m:dPr>
          <m:e>
            <m:sSub>
              <m:sSubPr>
                <m:ctrlPr>
                  <w:del w:id="1609" w:author="David Vacas Miguel" w:date="2018-04-14T15:26:00Z">
                    <w:rPr>
                      <w:rFonts w:ascii="Cambria Math" w:hAnsi="Cambria Math"/>
                    </w:rPr>
                  </w:del>
                </m:ctrlPr>
              </m:sSubPr>
              <m:e>
                <m:r>
                  <w:del w:id="1610" w:author="David Vacas Miguel" w:date="2018-04-14T15:26:00Z">
                    <w:rPr>
                      <w:rFonts w:ascii="Cambria Math" w:hAnsi="Cambria Math"/>
                    </w:rPr>
                    <m:t>w</m:t>
                  </w:del>
                </m:r>
              </m:e>
              <m:sub>
                <m:r>
                  <w:del w:id="1611" w:author="David Vacas Miguel" w:date="2018-04-14T15:26:00Z">
                    <w:rPr>
                      <w:rFonts w:ascii="Cambria Math" w:hAnsi="Cambria Math"/>
                    </w:rPr>
                    <m:t>d</m:t>
                  </w:del>
                </m:r>
              </m:sub>
            </m:sSub>
            <m:r>
              <w:del w:id="1612" w:author="David Vacas Miguel" w:date="2018-04-14T15:26:00Z">
                <m:rPr>
                  <m:sty m:val="p"/>
                </m:rPr>
                <w:rPr>
                  <w:rFonts w:ascii="Cambria Math" w:hAnsi="Cambria Math"/>
                </w:rPr>
                <m:t>-</m:t>
              </w:del>
            </m:r>
            <m:sSub>
              <m:sSubPr>
                <m:ctrlPr>
                  <w:del w:id="1613" w:author="David Vacas Miguel" w:date="2018-04-14T15:26:00Z">
                    <w:rPr>
                      <w:rFonts w:ascii="Cambria Math" w:hAnsi="Cambria Math"/>
                    </w:rPr>
                  </w:del>
                </m:ctrlPr>
              </m:sSubPr>
              <m:e>
                <m:r>
                  <w:del w:id="1614" w:author="David Vacas Miguel" w:date="2018-04-14T15:26:00Z">
                    <w:rPr>
                      <w:rFonts w:ascii="Cambria Math" w:hAnsi="Cambria Math"/>
                    </w:rPr>
                    <m:t>w</m:t>
                  </w:del>
                </m:r>
              </m:e>
              <m:sub>
                <m:r>
                  <w:del w:id="1615" w:author="David Vacas Miguel" w:date="2018-04-14T15:26:00Z">
                    <w:rPr>
                      <w:rFonts w:ascii="Cambria Math" w:hAnsi="Cambria Math"/>
                    </w:rPr>
                    <m:t>i</m:t>
                  </w:del>
                </m:r>
              </m:sub>
            </m:sSub>
          </m:e>
        </m:d>
        <m:r>
          <w:del w:id="1616" w:author="David Vacas Miguel" w:date="2018-04-14T15:26:00Z">
            <m:rPr>
              <m:sty m:val="p"/>
            </m:rPr>
            <w:rPr>
              <w:rFonts w:ascii="Cambria Math" w:hAnsi="Cambria Math"/>
            </w:rPr>
            <m:t>∙</m:t>
          </w:del>
        </m:r>
        <m:f>
          <m:fPr>
            <m:ctrlPr>
              <w:del w:id="1617" w:author="David Vacas Miguel" w:date="2018-04-14T15:26:00Z">
                <w:rPr>
                  <w:rFonts w:ascii="Cambria Math" w:hAnsi="Cambria Math"/>
                </w:rPr>
              </w:del>
            </m:ctrlPr>
          </m:fPr>
          <m:num>
            <m:r>
              <w:del w:id="1618" w:author="David Vacas Miguel" w:date="2018-04-14T15:26:00Z">
                <w:rPr>
                  <w:rFonts w:ascii="Cambria Math" w:hAnsi="Cambria Math"/>
                </w:rPr>
                <m:t>WR</m:t>
              </w:del>
            </m:r>
          </m:num>
          <m:den>
            <m:r>
              <w:del w:id="1619" w:author="David Vacas Miguel" w:date="2018-04-14T15:26:00Z">
                <w:rPr>
                  <w:rFonts w:ascii="Cambria Math" w:hAnsi="Cambria Math"/>
                </w:rPr>
                <m:t>WS</m:t>
              </w:del>
            </m:r>
          </m:den>
        </m:f>
      </m:oMath>
      <w:del w:id="1620" w:author="David Vacas Miguel" w:date="2018-04-14T15:26:00Z">
        <w:r w:rsidR="00720FAE" w:rsidDel="006A36B1">
          <w:delText xml:space="preserve"> </w:delText>
        </w:r>
      </w:del>
    </w:p>
    <w:p w:rsidR="00F626D0" w:rsidDel="006A36B1" w:rsidRDefault="00F626D0" w:rsidP="00F626D0">
      <w:pPr>
        <w:pStyle w:val="LetranormalTFG"/>
        <w:rPr>
          <w:del w:id="1621" w:author="David Vacas Miguel" w:date="2018-04-14T15:26:00Z"/>
        </w:rPr>
      </w:pPr>
      <w:del w:id="1622"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623" w:author="David Vacas Miguel" w:date="2018-04-14T15:26:00Z"/>
        </w:rPr>
      </w:pPr>
      <m:oMath>
        <m:r>
          <w:del w:id="1624" w:author="David Vacas Miguel" w:date="2018-04-14T15:26:00Z">
            <w:rPr>
              <w:rFonts w:ascii="Cambria Math" w:hAnsi="Cambria Math"/>
            </w:rPr>
            <m:t>x</m:t>
          </w:del>
        </m:r>
        <m:r>
          <w:del w:id="1625" w:author="David Vacas Miguel" w:date="2018-04-14T15:26:00Z">
            <m:rPr>
              <m:sty m:val="p"/>
            </m:rPr>
            <w:rPr>
              <w:rFonts w:ascii="Cambria Math" w:hAnsi="Cambria Math"/>
            </w:rPr>
            <m:t>(</m:t>
          </w:del>
        </m:r>
        <m:r>
          <w:del w:id="1626" w:author="David Vacas Miguel" w:date="2018-04-14T15:26:00Z">
            <w:rPr>
              <w:rFonts w:ascii="Cambria Math" w:hAnsi="Cambria Math"/>
            </w:rPr>
            <m:t>t</m:t>
          </w:del>
        </m:r>
        <m:r>
          <w:del w:id="1627" w:author="David Vacas Miguel" w:date="2018-04-14T15:26:00Z">
            <m:rPr>
              <m:sty m:val="p"/>
            </m:rPr>
            <w:rPr>
              <w:rFonts w:ascii="Cambria Math" w:hAnsi="Cambria Math"/>
            </w:rPr>
            <m:t>+1)=</m:t>
          </w:del>
        </m:r>
        <m:r>
          <w:del w:id="1628" w:author="David Vacas Miguel" w:date="2018-04-14T15:26:00Z">
            <w:rPr>
              <w:rFonts w:ascii="Cambria Math" w:hAnsi="Cambria Math"/>
            </w:rPr>
            <m:t>x</m:t>
          </w:del>
        </m:r>
        <m:d>
          <m:dPr>
            <m:ctrlPr>
              <w:del w:id="1629" w:author="David Vacas Miguel" w:date="2018-04-14T15:26:00Z">
                <w:rPr>
                  <w:rFonts w:ascii="Cambria Math" w:hAnsi="Cambria Math"/>
                </w:rPr>
              </w:del>
            </m:ctrlPr>
          </m:dPr>
          <m:e>
            <m:r>
              <w:del w:id="1630" w:author="David Vacas Miguel" w:date="2018-04-14T15:26:00Z">
                <w:rPr>
                  <w:rFonts w:ascii="Cambria Math" w:hAnsi="Cambria Math"/>
                </w:rPr>
                <m:t>t</m:t>
              </w:del>
            </m:r>
          </m:e>
        </m:d>
        <m:r>
          <w:del w:id="1631" w:author="David Vacas Miguel" w:date="2018-04-14T15:26:00Z">
            <m:rPr>
              <m:sty m:val="p"/>
            </m:rPr>
            <w:rPr>
              <w:rFonts w:ascii="Cambria Math" w:hAnsi="Cambria Math"/>
            </w:rPr>
            <m:t>-</m:t>
          </w:del>
        </m:r>
        <m:d>
          <m:dPr>
            <m:ctrlPr>
              <w:del w:id="1632" w:author="David Vacas Miguel" w:date="2018-04-14T15:26:00Z">
                <w:rPr>
                  <w:rFonts w:ascii="Cambria Math" w:hAnsi="Cambria Math"/>
                </w:rPr>
              </w:del>
            </m:ctrlPr>
          </m:dPr>
          <m:e>
            <m:sSub>
              <m:sSubPr>
                <m:ctrlPr>
                  <w:del w:id="1633" w:author="David Vacas Miguel" w:date="2018-04-14T15:26:00Z">
                    <w:rPr>
                      <w:rFonts w:ascii="Cambria Math" w:hAnsi="Cambria Math"/>
                    </w:rPr>
                  </w:del>
                </m:ctrlPr>
              </m:sSubPr>
              <m:e>
                <m:r>
                  <w:del w:id="1634" w:author="David Vacas Miguel" w:date="2018-04-14T15:26:00Z">
                    <w:rPr>
                      <w:rFonts w:ascii="Cambria Math" w:hAnsi="Cambria Math"/>
                    </w:rPr>
                    <m:t>w</m:t>
                  </w:del>
                </m:r>
              </m:e>
              <m:sub>
                <m:r>
                  <w:del w:id="1635" w:author="David Vacas Miguel" w:date="2018-04-14T15:26:00Z">
                    <w:rPr>
                      <w:rFonts w:ascii="Cambria Math" w:hAnsi="Cambria Math"/>
                    </w:rPr>
                    <m:t>d</m:t>
                  </w:del>
                </m:r>
              </m:sub>
            </m:sSub>
            <m:r>
              <w:del w:id="1636" w:author="David Vacas Miguel" w:date="2018-04-14T15:26:00Z">
                <m:rPr>
                  <m:sty m:val="p"/>
                </m:rPr>
                <w:rPr>
                  <w:rFonts w:ascii="Cambria Math" w:hAnsi="Cambria Math"/>
                </w:rPr>
                <m:t>+</m:t>
              </w:del>
            </m:r>
            <m:sSub>
              <m:sSubPr>
                <m:ctrlPr>
                  <w:del w:id="1637" w:author="David Vacas Miguel" w:date="2018-04-14T15:26:00Z">
                    <w:rPr>
                      <w:rFonts w:ascii="Cambria Math" w:hAnsi="Cambria Math"/>
                    </w:rPr>
                  </w:del>
                </m:ctrlPr>
              </m:sSubPr>
              <m:e>
                <m:r>
                  <w:del w:id="1638" w:author="David Vacas Miguel" w:date="2018-04-14T15:26:00Z">
                    <w:rPr>
                      <w:rFonts w:ascii="Cambria Math" w:hAnsi="Cambria Math"/>
                    </w:rPr>
                    <m:t>w</m:t>
                  </w:del>
                </m:r>
              </m:e>
              <m:sub>
                <m:r>
                  <w:del w:id="1639" w:author="David Vacas Miguel" w:date="2018-04-14T15:26:00Z">
                    <w:rPr>
                      <w:rFonts w:ascii="Cambria Math" w:hAnsi="Cambria Math"/>
                    </w:rPr>
                    <m:t>i</m:t>
                  </w:del>
                </m:r>
              </m:sub>
            </m:sSub>
          </m:e>
        </m:d>
        <m:r>
          <w:del w:id="1640" w:author="David Vacas Miguel" w:date="2018-04-14T15:26:00Z">
            <m:rPr>
              <m:sty m:val="p"/>
            </m:rPr>
            <w:rPr>
              <w:rFonts w:ascii="Cambria Math" w:hAnsi="Cambria Math"/>
            </w:rPr>
            <m:t>∙</m:t>
          </w:del>
        </m:r>
        <m:f>
          <m:fPr>
            <m:ctrlPr>
              <w:del w:id="1641" w:author="David Vacas Miguel" w:date="2018-04-14T15:26:00Z">
                <w:rPr>
                  <w:rFonts w:ascii="Cambria Math" w:hAnsi="Cambria Math"/>
                </w:rPr>
              </w:del>
            </m:ctrlPr>
          </m:fPr>
          <m:num>
            <m:r>
              <w:del w:id="1642" w:author="David Vacas Miguel" w:date="2018-04-14T15:26:00Z">
                <w:rPr>
                  <w:rFonts w:ascii="Cambria Math" w:hAnsi="Cambria Math"/>
                </w:rPr>
                <m:t>WR</m:t>
              </w:del>
            </m:r>
            <m:r>
              <w:del w:id="1643" w:author="David Vacas Miguel" w:date="2018-04-14T15:26:00Z">
                <m:rPr>
                  <m:sty m:val="p"/>
                </m:rPr>
                <w:rPr>
                  <w:rFonts w:ascii="Cambria Math" w:hAnsi="Cambria Math"/>
                </w:rPr>
                <m:t>∙</m:t>
              </w:del>
            </m:r>
            <m:func>
              <m:funcPr>
                <m:ctrlPr>
                  <w:del w:id="1644" w:author="David Vacas Miguel" w:date="2018-04-14T15:26:00Z">
                    <w:rPr>
                      <w:rFonts w:ascii="Cambria Math" w:hAnsi="Cambria Math"/>
                    </w:rPr>
                  </w:del>
                </m:ctrlPr>
              </m:funcPr>
              <m:fName>
                <m:r>
                  <w:del w:id="1645" w:author="David Vacas Miguel" w:date="2018-04-14T15:26:00Z">
                    <m:rPr>
                      <m:sty m:val="p"/>
                    </m:rPr>
                    <w:rPr>
                      <w:rFonts w:ascii="Cambria Math" w:hAnsi="Cambria Math"/>
                    </w:rPr>
                    <m:t>sin</m:t>
                  </w:del>
                </m:r>
              </m:fName>
              <m:e>
                <m:d>
                  <m:dPr>
                    <m:ctrlPr>
                      <w:del w:id="1646" w:author="David Vacas Miguel" w:date="2018-04-14T15:26:00Z">
                        <w:rPr>
                          <w:rFonts w:ascii="Cambria Math" w:hAnsi="Cambria Math"/>
                        </w:rPr>
                      </w:del>
                    </m:ctrlPr>
                  </m:dPr>
                  <m:e>
                    <m:r>
                      <w:del w:id="1647" w:author="David Vacas Miguel" w:date="2018-04-14T15:26:00Z">
                        <w:rPr>
                          <w:rFonts w:ascii="Cambria Math" w:hAnsi="Cambria Math"/>
                        </w:rPr>
                        <m:t>φ(t)</m:t>
                      </w:del>
                    </m:r>
                  </m:e>
                </m:d>
              </m:e>
            </m:func>
          </m:num>
          <m:den>
            <m:r>
              <w:del w:id="1648" w:author="David Vacas Miguel" w:date="2018-04-14T15:26:00Z">
                <m:rPr>
                  <m:sty m:val="p"/>
                </m:rPr>
                <w:rPr>
                  <w:rFonts w:ascii="Cambria Math" w:hAnsi="Cambria Math"/>
                </w:rPr>
                <m:t>2</m:t>
              </w:del>
            </m:r>
          </m:den>
        </m:f>
        <m:r>
          <w:del w:id="1649" w:author="David Vacas Miguel" w:date="2018-04-14T15:26:00Z">
            <m:rPr>
              <m:sty m:val="p"/>
            </m:rPr>
            <w:rPr>
              <w:rFonts w:ascii="Cambria Math" w:hAnsi="Cambria Math"/>
            </w:rPr>
            <m:t>∙∆</m:t>
          </w:del>
        </m:r>
        <m:r>
          <w:del w:id="1650" w:author="David Vacas Miguel" w:date="2018-04-14T15:26:00Z">
            <w:rPr>
              <w:rFonts w:ascii="Cambria Math" w:hAnsi="Cambria Math"/>
            </w:rPr>
            <m:t>t</m:t>
          </w:del>
        </m:r>
      </m:oMath>
      <w:del w:id="1651"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652" w:author="David Vacas Miguel" w:date="2018-04-14T15:26:00Z"/>
        </w:rPr>
      </w:pPr>
      <m:oMath>
        <m:r>
          <w:del w:id="1653" w:author="David Vacas Miguel" w:date="2018-04-14T15:26:00Z">
            <w:rPr>
              <w:rFonts w:ascii="Cambria Math" w:hAnsi="Cambria Math"/>
            </w:rPr>
            <m:t>z</m:t>
          </w:del>
        </m:r>
        <m:r>
          <w:del w:id="1654" w:author="David Vacas Miguel" w:date="2018-04-14T15:26:00Z">
            <m:rPr>
              <m:sty m:val="p"/>
            </m:rPr>
            <w:rPr>
              <w:rFonts w:ascii="Cambria Math" w:hAnsi="Cambria Math"/>
            </w:rPr>
            <m:t>(</m:t>
          </w:del>
        </m:r>
        <m:r>
          <w:del w:id="1655" w:author="David Vacas Miguel" w:date="2018-04-14T15:26:00Z">
            <w:rPr>
              <w:rFonts w:ascii="Cambria Math" w:hAnsi="Cambria Math"/>
            </w:rPr>
            <m:t>t</m:t>
          </w:del>
        </m:r>
        <m:r>
          <w:del w:id="1656" w:author="David Vacas Miguel" w:date="2018-04-14T15:26:00Z">
            <m:rPr>
              <m:sty m:val="p"/>
            </m:rPr>
            <w:rPr>
              <w:rFonts w:ascii="Cambria Math" w:hAnsi="Cambria Math"/>
            </w:rPr>
            <m:t>+1)=</m:t>
          </w:del>
        </m:r>
        <m:r>
          <w:del w:id="1657" w:author="David Vacas Miguel" w:date="2018-04-14T15:26:00Z">
            <w:rPr>
              <w:rFonts w:ascii="Cambria Math" w:hAnsi="Cambria Math"/>
            </w:rPr>
            <m:t>y</m:t>
          </w:del>
        </m:r>
        <m:d>
          <m:dPr>
            <m:ctrlPr>
              <w:del w:id="1658" w:author="David Vacas Miguel" w:date="2018-04-14T15:26:00Z">
                <w:rPr>
                  <w:rFonts w:ascii="Cambria Math" w:hAnsi="Cambria Math"/>
                </w:rPr>
              </w:del>
            </m:ctrlPr>
          </m:dPr>
          <m:e>
            <m:r>
              <w:del w:id="1659" w:author="David Vacas Miguel" w:date="2018-04-14T15:26:00Z">
                <w:rPr>
                  <w:rFonts w:ascii="Cambria Math" w:hAnsi="Cambria Math"/>
                </w:rPr>
                <m:t>t</m:t>
              </w:del>
            </m:r>
          </m:e>
        </m:d>
        <m:r>
          <w:del w:id="1660" w:author="David Vacas Miguel" w:date="2018-04-14T15:26:00Z">
            <m:rPr>
              <m:sty m:val="p"/>
            </m:rPr>
            <w:rPr>
              <w:rFonts w:ascii="Cambria Math" w:hAnsi="Cambria Math"/>
            </w:rPr>
            <m:t>+</m:t>
          </w:del>
        </m:r>
        <m:d>
          <m:dPr>
            <m:ctrlPr>
              <w:del w:id="1661" w:author="David Vacas Miguel" w:date="2018-04-14T15:26:00Z">
                <w:rPr>
                  <w:rFonts w:ascii="Cambria Math" w:hAnsi="Cambria Math"/>
                </w:rPr>
              </w:del>
            </m:ctrlPr>
          </m:dPr>
          <m:e>
            <m:sSub>
              <m:sSubPr>
                <m:ctrlPr>
                  <w:del w:id="1662" w:author="David Vacas Miguel" w:date="2018-04-14T15:26:00Z">
                    <w:rPr>
                      <w:rFonts w:ascii="Cambria Math" w:hAnsi="Cambria Math"/>
                    </w:rPr>
                  </w:del>
                </m:ctrlPr>
              </m:sSubPr>
              <m:e>
                <m:r>
                  <w:del w:id="1663" w:author="David Vacas Miguel" w:date="2018-04-14T15:26:00Z">
                    <w:rPr>
                      <w:rFonts w:ascii="Cambria Math" w:hAnsi="Cambria Math"/>
                    </w:rPr>
                    <m:t>w</m:t>
                  </w:del>
                </m:r>
              </m:e>
              <m:sub>
                <m:r>
                  <w:del w:id="1664" w:author="David Vacas Miguel" w:date="2018-04-14T15:26:00Z">
                    <w:rPr>
                      <w:rFonts w:ascii="Cambria Math" w:hAnsi="Cambria Math"/>
                    </w:rPr>
                    <m:t>d</m:t>
                  </w:del>
                </m:r>
              </m:sub>
            </m:sSub>
            <m:r>
              <w:del w:id="1665" w:author="David Vacas Miguel" w:date="2018-04-14T15:26:00Z">
                <m:rPr>
                  <m:sty m:val="p"/>
                </m:rPr>
                <w:rPr>
                  <w:rFonts w:ascii="Cambria Math" w:hAnsi="Cambria Math"/>
                </w:rPr>
                <m:t>+</m:t>
              </w:del>
            </m:r>
            <m:sSub>
              <m:sSubPr>
                <m:ctrlPr>
                  <w:del w:id="1666" w:author="David Vacas Miguel" w:date="2018-04-14T15:26:00Z">
                    <w:rPr>
                      <w:rFonts w:ascii="Cambria Math" w:hAnsi="Cambria Math"/>
                    </w:rPr>
                  </w:del>
                </m:ctrlPr>
              </m:sSubPr>
              <m:e>
                <m:r>
                  <w:del w:id="1667" w:author="David Vacas Miguel" w:date="2018-04-14T15:26:00Z">
                    <w:rPr>
                      <w:rFonts w:ascii="Cambria Math" w:hAnsi="Cambria Math"/>
                    </w:rPr>
                    <m:t>w</m:t>
                  </w:del>
                </m:r>
              </m:e>
              <m:sub>
                <m:r>
                  <w:del w:id="1668" w:author="David Vacas Miguel" w:date="2018-04-14T15:26:00Z">
                    <w:rPr>
                      <w:rFonts w:ascii="Cambria Math" w:hAnsi="Cambria Math"/>
                    </w:rPr>
                    <m:t>i</m:t>
                  </w:del>
                </m:r>
              </m:sub>
            </m:sSub>
          </m:e>
        </m:d>
        <m:r>
          <w:del w:id="1669" w:author="David Vacas Miguel" w:date="2018-04-14T15:26:00Z">
            <m:rPr>
              <m:sty m:val="p"/>
            </m:rPr>
            <w:rPr>
              <w:rFonts w:ascii="Cambria Math" w:hAnsi="Cambria Math"/>
            </w:rPr>
            <m:t>∙</m:t>
          </w:del>
        </m:r>
        <m:f>
          <m:fPr>
            <m:ctrlPr>
              <w:del w:id="1670" w:author="David Vacas Miguel" w:date="2018-04-14T15:26:00Z">
                <w:rPr>
                  <w:rFonts w:ascii="Cambria Math" w:hAnsi="Cambria Math"/>
                </w:rPr>
              </w:del>
            </m:ctrlPr>
          </m:fPr>
          <m:num>
            <m:r>
              <w:del w:id="1671" w:author="David Vacas Miguel" w:date="2018-04-14T15:26:00Z">
                <w:rPr>
                  <w:rFonts w:ascii="Cambria Math" w:hAnsi="Cambria Math"/>
                </w:rPr>
                <m:t>WR</m:t>
              </w:del>
            </m:r>
            <m:r>
              <w:del w:id="1672" w:author="David Vacas Miguel" w:date="2018-04-14T15:26:00Z">
                <m:rPr>
                  <m:sty m:val="p"/>
                </m:rPr>
                <w:rPr>
                  <w:rFonts w:ascii="Cambria Math" w:hAnsi="Cambria Math"/>
                </w:rPr>
                <m:t>∙</m:t>
              </w:del>
            </m:r>
            <m:func>
              <m:funcPr>
                <m:ctrlPr>
                  <w:del w:id="1673" w:author="David Vacas Miguel" w:date="2018-04-14T15:26:00Z">
                    <w:rPr>
                      <w:rFonts w:ascii="Cambria Math" w:hAnsi="Cambria Math"/>
                    </w:rPr>
                  </w:del>
                </m:ctrlPr>
              </m:funcPr>
              <m:fName>
                <m:r>
                  <w:del w:id="1674" w:author="David Vacas Miguel" w:date="2018-04-14T15:26:00Z">
                    <m:rPr>
                      <m:sty m:val="p"/>
                    </m:rPr>
                    <w:rPr>
                      <w:rFonts w:ascii="Cambria Math" w:hAnsi="Cambria Math"/>
                    </w:rPr>
                    <m:t>cos</m:t>
                  </w:del>
                </m:r>
              </m:fName>
              <m:e>
                <m:d>
                  <m:dPr>
                    <m:ctrlPr>
                      <w:del w:id="1675" w:author="David Vacas Miguel" w:date="2018-04-14T15:26:00Z">
                        <w:rPr>
                          <w:rFonts w:ascii="Cambria Math" w:hAnsi="Cambria Math"/>
                        </w:rPr>
                      </w:del>
                    </m:ctrlPr>
                  </m:dPr>
                  <m:e>
                    <m:r>
                      <w:del w:id="1676" w:author="David Vacas Miguel" w:date="2018-04-14T15:26:00Z">
                        <w:rPr>
                          <w:rFonts w:ascii="Cambria Math" w:hAnsi="Cambria Math"/>
                        </w:rPr>
                        <m:t>φ(t)</m:t>
                      </w:del>
                    </m:r>
                  </m:e>
                </m:d>
              </m:e>
            </m:func>
          </m:num>
          <m:den>
            <m:r>
              <w:del w:id="1677" w:author="David Vacas Miguel" w:date="2018-04-14T15:26:00Z">
                <m:rPr>
                  <m:sty m:val="p"/>
                </m:rPr>
                <w:rPr>
                  <w:rFonts w:ascii="Cambria Math" w:hAnsi="Cambria Math"/>
                </w:rPr>
                <m:t>2</m:t>
              </w:del>
            </m:r>
          </m:den>
        </m:f>
        <m:r>
          <w:del w:id="1678" w:author="David Vacas Miguel" w:date="2018-04-14T15:26:00Z">
            <m:rPr>
              <m:sty m:val="p"/>
            </m:rPr>
            <w:rPr>
              <w:rFonts w:ascii="Cambria Math" w:hAnsi="Cambria Math"/>
            </w:rPr>
            <m:t>∙∆</m:t>
          </w:del>
        </m:r>
        <m:r>
          <w:del w:id="1679" w:author="David Vacas Miguel" w:date="2018-04-14T15:26:00Z">
            <w:rPr>
              <w:rFonts w:ascii="Cambria Math" w:hAnsi="Cambria Math"/>
            </w:rPr>
            <m:t>t</m:t>
          </w:del>
        </m:r>
      </m:oMath>
      <w:del w:id="1680"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681" w:author="David Vacas Miguel" w:date="2018-04-14T15:26:00Z"/>
        </w:rPr>
      </w:pPr>
      <m:oMath>
        <m:r>
          <w:del w:id="1682" w:author="David Vacas Miguel" w:date="2018-04-14T15:26:00Z">
            <w:rPr>
              <w:rFonts w:ascii="Cambria Math" w:hAnsi="Cambria Math"/>
            </w:rPr>
            <m:t>φ</m:t>
          </w:del>
        </m:r>
        <m:r>
          <w:del w:id="1683" w:author="David Vacas Miguel" w:date="2018-04-14T15:26:00Z">
            <m:rPr>
              <m:sty m:val="p"/>
            </m:rPr>
            <w:rPr>
              <w:rFonts w:ascii="Cambria Math" w:hAnsi="Cambria Math"/>
            </w:rPr>
            <m:t>(</m:t>
          </w:del>
        </m:r>
        <m:r>
          <w:del w:id="1684" w:author="David Vacas Miguel" w:date="2018-04-14T15:26:00Z">
            <w:rPr>
              <w:rFonts w:ascii="Cambria Math" w:hAnsi="Cambria Math"/>
            </w:rPr>
            <m:t>t</m:t>
          </w:del>
        </m:r>
        <m:r>
          <w:del w:id="1685" w:author="David Vacas Miguel" w:date="2018-04-14T15:26:00Z">
            <m:rPr>
              <m:sty m:val="p"/>
            </m:rPr>
            <w:rPr>
              <w:rFonts w:ascii="Cambria Math" w:hAnsi="Cambria Math"/>
            </w:rPr>
            <m:t>+1)=</m:t>
          </w:del>
        </m:r>
        <m:r>
          <w:del w:id="1686" w:author="David Vacas Miguel" w:date="2018-04-14T15:26:00Z">
            <w:rPr>
              <w:rFonts w:ascii="Cambria Math" w:hAnsi="Cambria Math"/>
            </w:rPr>
            <m:t>φ</m:t>
          </w:del>
        </m:r>
        <m:d>
          <m:dPr>
            <m:ctrlPr>
              <w:del w:id="1687" w:author="David Vacas Miguel" w:date="2018-04-14T15:26:00Z">
                <w:rPr>
                  <w:rFonts w:ascii="Cambria Math" w:hAnsi="Cambria Math"/>
                </w:rPr>
              </w:del>
            </m:ctrlPr>
          </m:dPr>
          <m:e>
            <m:r>
              <w:del w:id="1688" w:author="David Vacas Miguel" w:date="2018-04-14T15:26:00Z">
                <w:rPr>
                  <w:rFonts w:ascii="Cambria Math" w:hAnsi="Cambria Math"/>
                </w:rPr>
                <m:t>t</m:t>
              </w:del>
            </m:r>
          </m:e>
        </m:d>
        <m:r>
          <w:del w:id="1689" w:author="David Vacas Miguel" w:date="2018-04-14T15:26:00Z">
            <m:rPr>
              <m:sty m:val="p"/>
            </m:rPr>
            <w:rPr>
              <w:rFonts w:ascii="Cambria Math" w:hAnsi="Cambria Math"/>
            </w:rPr>
            <m:t>+</m:t>
          </w:del>
        </m:r>
        <m:d>
          <m:dPr>
            <m:ctrlPr>
              <w:del w:id="1690" w:author="David Vacas Miguel" w:date="2018-04-14T15:26:00Z">
                <w:rPr>
                  <w:rFonts w:ascii="Cambria Math" w:hAnsi="Cambria Math"/>
                </w:rPr>
              </w:del>
            </m:ctrlPr>
          </m:dPr>
          <m:e>
            <m:sSub>
              <m:sSubPr>
                <m:ctrlPr>
                  <w:del w:id="1691" w:author="David Vacas Miguel" w:date="2018-04-14T15:26:00Z">
                    <w:rPr>
                      <w:rFonts w:ascii="Cambria Math" w:hAnsi="Cambria Math"/>
                    </w:rPr>
                  </w:del>
                </m:ctrlPr>
              </m:sSubPr>
              <m:e>
                <m:r>
                  <w:del w:id="1692" w:author="David Vacas Miguel" w:date="2018-04-14T15:26:00Z">
                    <w:rPr>
                      <w:rFonts w:ascii="Cambria Math" w:hAnsi="Cambria Math"/>
                    </w:rPr>
                    <m:t>w</m:t>
                  </w:del>
                </m:r>
              </m:e>
              <m:sub>
                <m:r>
                  <w:del w:id="1693" w:author="David Vacas Miguel" w:date="2018-04-14T15:26:00Z">
                    <w:rPr>
                      <w:rFonts w:ascii="Cambria Math" w:hAnsi="Cambria Math"/>
                    </w:rPr>
                    <m:t>d</m:t>
                  </w:del>
                </m:r>
              </m:sub>
            </m:sSub>
            <m:r>
              <w:del w:id="1694" w:author="David Vacas Miguel" w:date="2018-04-14T15:26:00Z">
                <m:rPr>
                  <m:sty m:val="p"/>
                </m:rPr>
                <w:rPr>
                  <w:rFonts w:ascii="Cambria Math" w:hAnsi="Cambria Math"/>
                </w:rPr>
                <m:t>-</m:t>
              </w:del>
            </m:r>
            <m:sSub>
              <m:sSubPr>
                <m:ctrlPr>
                  <w:del w:id="1695" w:author="David Vacas Miguel" w:date="2018-04-14T15:26:00Z">
                    <w:rPr>
                      <w:rFonts w:ascii="Cambria Math" w:hAnsi="Cambria Math"/>
                    </w:rPr>
                  </w:del>
                </m:ctrlPr>
              </m:sSubPr>
              <m:e>
                <m:r>
                  <w:del w:id="1696" w:author="David Vacas Miguel" w:date="2018-04-14T15:26:00Z">
                    <w:rPr>
                      <w:rFonts w:ascii="Cambria Math" w:hAnsi="Cambria Math"/>
                    </w:rPr>
                    <m:t>w</m:t>
                  </w:del>
                </m:r>
              </m:e>
              <m:sub>
                <m:r>
                  <w:del w:id="1697" w:author="David Vacas Miguel" w:date="2018-04-14T15:26:00Z">
                    <w:rPr>
                      <w:rFonts w:ascii="Cambria Math" w:hAnsi="Cambria Math"/>
                    </w:rPr>
                    <m:t>i</m:t>
                  </w:del>
                </m:r>
              </m:sub>
            </m:sSub>
          </m:e>
        </m:d>
        <m:r>
          <w:del w:id="1698" w:author="David Vacas Miguel" w:date="2018-04-14T15:26:00Z">
            <m:rPr>
              <m:sty m:val="p"/>
            </m:rPr>
            <w:rPr>
              <w:rFonts w:ascii="Cambria Math" w:hAnsi="Cambria Math"/>
            </w:rPr>
            <m:t>∙</m:t>
          </w:del>
        </m:r>
        <m:f>
          <m:fPr>
            <m:ctrlPr>
              <w:del w:id="1699" w:author="David Vacas Miguel" w:date="2018-04-14T15:26:00Z">
                <w:rPr>
                  <w:rFonts w:ascii="Cambria Math" w:hAnsi="Cambria Math"/>
                </w:rPr>
              </w:del>
            </m:ctrlPr>
          </m:fPr>
          <m:num>
            <m:r>
              <w:del w:id="1700" w:author="David Vacas Miguel" w:date="2018-04-14T15:26:00Z">
                <w:rPr>
                  <w:rFonts w:ascii="Cambria Math" w:hAnsi="Cambria Math"/>
                </w:rPr>
                <m:t>WR</m:t>
              </w:del>
            </m:r>
          </m:num>
          <m:den>
            <m:r>
              <w:del w:id="1701" w:author="David Vacas Miguel" w:date="2018-04-14T15:26:00Z">
                <w:rPr>
                  <w:rFonts w:ascii="Cambria Math" w:hAnsi="Cambria Math"/>
                </w:rPr>
                <m:t>WS</m:t>
              </w:del>
            </m:r>
          </m:den>
        </m:f>
        <m:r>
          <w:del w:id="1702" w:author="David Vacas Miguel" w:date="2018-04-14T15:26:00Z">
            <m:rPr>
              <m:sty m:val="p"/>
            </m:rPr>
            <w:rPr>
              <w:rFonts w:ascii="Cambria Math" w:hAnsi="Cambria Math"/>
            </w:rPr>
            <m:t>∙∆</m:t>
          </w:del>
        </m:r>
        <m:r>
          <w:del w:id="1703" w:author="David Vacas Miguel" w:date="2018-04-14T15:26:00Z">
            <w:rPr>
              <w:rFonts w:ascii="Cambria Math" w:hAnsi="Cambria Math"/>
            </w:rPr>
            <m:t>t</m:t>
          </w:del>
        </m:r>
      </m:oMath>
      <w:del w:id="1704" w:author="David Vacas Miguel" w:date="2018-04-14T15:26:00Z">
        <w:r w:rsidR="00720FAE" w:rsidDel="006A36B1">
          <w:rPr>
            <w:rFonts w:eastAsiaTheme="minorEastAsia"/>
          </w:rPr>
          <w:tab/>
        </w:r>
      </w:del>
    </w:p>
    <w:p w:rsidR="00F626D0" w:rsidDel="006A36B1" w:rsidRDefault="00F626D0" w:rsidP="00F626D0">
      <w:pPr>
        <w:pStyle w:val="LetranormalTFG"/>
        <w:rPr>
          <w:del w:id="1705" w:author="David Vacas Miguel" w:date="2018-04-14T15:26:00Z"/>
        </w:rPr>
      </w:pPr>
    </w:p>
    <w:p w:rsidR="00F626D0" w:rsidDel="00160EF8" w:rsidRDefault="00F626D0">
      <w:pPr>
        <w:pStyle w:val="LetranormalTFG"/>
        <w:rPr>
          <w:del w:id="1706" w:author="David Vacas Miguel" w:date="2018-04-02T18:06:00Z"/>
        </w:rPr>
      </w:pPr>
      <w:del w:id="1707"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708" w:author="David Vacas Miguel" w:date="2018-04-02T18:06:00Z"/>
        </w:rPr>
      </w:pPr>
    </w:p>
    <w:p w:rsidR="00BC3217" w:rsidDel="006A36B1" w:rsidRDefault="00BC3217">
      <w:pPr>
        <w:pStyle w:val="LetranormalTFG"/>
        <w:rPr>
          <w:del w:id="1709" w:author="David Vacas Miguel" w:date="2018-04-14T15:26:00Z"/>
          <w:rFonts w:ascii="Arial" w:eastAsiaTheme="majorEastAsia" w:hAnsi="Arial" w:cstheme="majorBidi"/>
          <w:sz w:val="36"/>
          <w:szCs w:val="32"/>
        </w:rPr>
        <w:pPrChange w:id="1710" w:author="David Vacas Miguel" w:date="2018-04-02T18:06:00Z">
          <w:pPr/>
        </w:pPrChange>
      </w:pPr>
      <w:del w:id="1711" w:author="David Vacas Miguel" w:date="2018-04-02T18:06:00Z">
        <w:r w:rsidDel="00160EF8">
          <w:br w:type="page"/>
        </w:r>
      </w:del>
    </w:p>
    <w:p w:rsidR="00BC3217" w:rsidDel="00160EF8" w:rsidRDefault="00BC3217">
      <w:pPr>
        <w:pStyle w:val="TFGtitulo2"/>
        <w:rPr>
          <w:del w:id="1712" w:author="David Vacas Miguel" w:date="2018-04-02T18:06:00Z"/>
        </w:rPr>
        <w:pPrChange w:id="1713" w:author="David Vacas Miguel" w:date="2018-04-02T18:06:00Z">
          <w:pPr>
            <w:pStyle w:val="TFGtitulo2"/>
            <w:numPr>
              <w:numId w:val="13"/>
            </w:numPr>
            <w:ind w:left="720" w:hanging="360"/>
          </w:pPr>
        </w:pPrChange>
      </w:pPr>
      <w:del w:id="1714" w:author="David Vacas Miguel" w:date="2018-04-14T15:27:00Z">
        <w:r w:rsidDel="006A36B1">
          <w:delText>Navegación autónoma</w:delText>
        </w:r>
      </w:del>
    </w:p>
    <w:p w:rsidR="001E4BD3" w:rsidDel="006A36B1" w:rsidRDefault="001E4BD3">
      <w:pPr>
        <w:pStyle w:val="TFGtitulo2"/>
        <w:rPr>
          <w:del w:id="1715" w:author="David Vacas Miguel" w:date="2018-04-14T15:27:00Z"/>
        </w:rPr>
        <w:pPrChange w:id="1716" w:author="David Vacas Miguel" w:date="2018-04-02T18:06:00Z">
          <w:pPr>
            <w:pStyle w:val="LetranormalTFG"/>
          </w:pPr>
        </w:pPrChange>
      </w:pPr>
    </w:p>
    <w:p w:rsidR="003D1245" w:rsidDel="006A36B1" w:rsidRDefault="003D1245" w:rsidP="001E4BD3">
      <w:pPr>
        <w:pStyle w:val="LetranormalTFG"/>
        <w:rPr>
          <w:ins w:id="1717" w:author="Alberto Herrán González" w:date="2018-03-31T13:49:00Z"/>
          <w:del w:id="1718" w:author="David Vacas Miguel" w:date="2018-04-14T15:27:00Z"/>
        </w:rPr>
      </w:pPr>
      <w:del w:id="1719"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720" w:author="David Vacas Miguel" w:date="2018-04-14T15:27:00Z"/>
        </w:rPr>
      </w:pPr>
      <w:ins w:id="1721" w:author="Alberto Herrán González" w:date="2018-03-31T13:49:00Z">
        <w:del w:id="1722"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723" w:author="David Vacas Miguel" w:date="2018-04-14T15:27:00Z"/>
        </w:rPr>
      </w:pPr>
      <w:del w:id="1724"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725" w:author="Alberto Herrán González" w:date="2018-03-31T13:43:00Z"/>
          <w:del w:id="1726" w:author="David Vacas Miguel" w:date="2018-04-14T15:27:00Z"/>
        </w:rPr>
      </w:pPr>
      <w:del w:id="1727"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728" w:author="Alberto Herrán González" w:date="2018-03-31T13:44:00Z"/>
          <w:del w:id="1729" w:author="David Vacas Miguel" w:date="2018-04-14T15:27:00Z"/>
        </w:rPr>
      </w:pPr>
    </w:p>
    <w:p w:rsidR="00913D6B" w:rsidDel="006A36B1" w:rsidRDefault="00913D6B" w:rsidP="001E4BD3">
      <w:pPr>
        <w:pStyle w:val="LetranormalTFG"/>
        <w:rPr>
          <w:ins w:id="1730" w:author="Alberto Herrán González" w:date="2018-03-31T13:43:00Z"/>
          <w:del w:id="1731" w:author="David Vacas Miguel" w:date="2018-04-14T15:27:00Z"/>
        </w:rPr>
      </w:pPr>
    </w:p>
    <w:p w:rsidR="00913D6B" w:rsidDel="006A36B1" w:rsidRDefault="00913D6B" w:rsidP="001E4BD3">
      <w:pPr>
        <w:pStyle w:val="LetranormalTFG"/>
        <w:rPr>
          <w:ins w:id="1732" w:author="Alberto Herrán González" w:date="2018-03-31T13:44:00Z"/>
          <w:del w:id="1733" w:author="David Vacas Miguel" w:date="2018-04-14T15:27:00Z"/>
        </w:rPr>
      </w:pPr>
    </w:p>
    <w:p w:rsidR="00913D6B" w:rsidDel="006A36B1" w:rsidRDefault="00913D6B" w:rsidP="001E4BD3">
      <w:pPr>
        <w:pStyle w:val="LetranormalTFG"/>
        <w:rPr>
          <w:ins w:id="1734" w:author="Alberto Herrán González" w:date="2018-03-31T13:43:00Z"/>
          <w:del w:id="1735" w:author="David Vacas Miguel" w:date="2018-04-14T15:27:00Z"/>
        </w:rPr>
      </w:pPr>
      <w:ins w:id="1736" w:author="Alberto Herrán González" w:date="2018-03-31T13:44:00Z">
        <w:del w:id="1737"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738" w:author="Alberto Herrán González" w:date="2018-03-31T13:45:00Z"/>
          <w:del w:id="1739" w:author="David Vacas Miguel" w:date="2018-04-14T15:27:00Z"/>
        </w:rPr>
      </w:pPr>
    </w:p>
    <w:p w:rsidR="00913D6B" w:rsidDel="006A36B1" w:rsidRDefault="00913D6B" w:rsidP="001E4BD3">
      <w:pPr>
        <w:pStyle w:val="LetranormalTFG"/>
        <w:rPr>
          <w:ins w:id="1740" w:author="Alberto Herrán González" w:date="2018-03-31T13:43:00Z"/>
          <w:del w:id="1741" w:author="David Vacas Miguel" w:date="2018-04-14T15:27:00Z"/>
        </w:rPr>
      </w:pPr>
      <w:ins w:id="1742" w:author="Alberto Herrán González" w:date="2018-03-31T13:45:00Z">
        <w:del w:id="1743"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744" w:author="David Vacas Miguel" w:date="2018-04-14T15:27:00Z"/>
          <w:rFonts w:eastAsiaTheme="majorEastAsia" w:cstheme="majorBidi"/>
          <w:sz w:val="36"/>
          <w:szCs w:val="32"/>
        </w:rPr>
      </w:pPr>
      <w:del w:id="1745" w:author="David Vacas Miguel" w:date="2018-04-14T15:27:00Z">
        <w:r w:rsidDel="006A36B1">
          <w:br w:type="page"/>
        </w:r>
      </w:del>
    </w:p>
    <w:p w:rsidR="00BC3217" w:rsidDel="00DB2C93" w:rsidRDefault="00BC3217">
      <w:pPr>
        <w:pStyle w:val="TituloTFG"/>
        <w:rPr>
          <w:del w:id="1746" w:author="David Vacas Miguel" w:date="2018-04-14T15:28:00Z"/>
        </w:rPr>
      </w:pPr>
      <w:bookmarkStart w:id="1747" w:name="_Toc512858249"/>
      <w:r>
        <w:t xml:space="preserve">Capítulo 3 </w:t>
      </w:r>
      <w:del w:id="1748" w:author="David Vacas Miguel" w:date="2018-04-14T15:27:00Z">
        <w:r w:rsidDel="006A36B1">
          <w:delText>Entorno tecnológico</w:delText>
        </w:r>
      </w:del>
      <w:ins w:id="1749" w:author="David Vacas Miguel" w:date="2018-04-14T15:27:00Z">
        <w:r w:rsidR="006A36B1">
          <w:t>Descripción algorítmica</w:t>
        </w:r>
      </w:ins>
      <w:bookmarkEnd w:id="1747"/>
    </w:p>
    <w:p w:rsidR="00DB2C93" w:rsidRDefault="00DB2C93" w:rsidP="00BC3217">
      <w:pPr>
        <w:pStyle w:val="TituloTFG"/>
        <w:rPr>
          <w:ins w:id="1750" w:author="David Vacas Miguel" w:date="2018-04-14T16:44:00Z"/>
        </w:rPr>
      </w:pPr>
    </w:p>
    <w:p w:rsidR="00913D6B" w:rsidDel="00E844DB" w:rsidRDefault="00DB2C93" w:rsidP="00DB2C93">
      <w:pPr>
        <w:pStyle w:val="TFGtitulo2"/>
        <w:rPr>
          <w:del w:id="1751" w:author="David Vacas Miguel" w:date="2018-04-14T15:28:00Z"/>
        </w:rPr>
      </w:pPr>
      <w:bookmarkStart w:id="1752" w:name="_Toc512858250"/>
      <w:ins w:id="1753" w:author="David Vacas Miguel" w:date="2018-04-14T16:44:00Z">
        <w:r>
          <w:t xml:space="preserve">1. </w:t>
        </w:r>
      </w:ins>
      <w:ins w:id="1754" w:author="David Vacas Miguel" w:date="2018-04-14T16:45:00Z">
        <w:r>
          <w:t>Métodos</w:t>
        </w:r>
      </w:ins>
      <w:ins w:id="1755" w:author="David Vacas Miguel" w:date="2018-04-14T16:44:00Z">
        <w:r>
          <w:t xml:space="preserve"> constructivos</w:t>
        </w:r>
      </w:ins>
      <w:bookmarkEnd w:id="1752"/>
      <w:ins w:id="1756" w:author="Alberto Herrán González" w:date="2018-03-31T13:46:00Z">
        <w:del w:id="1757" w:author="David Vacas Miguel" w:date="2018-04-14T15:28:00Z">
          <w:r w:rsidR="00913D6B" w:rsidDel="006A36B1">
            <w:rPr>
              <w:b w:val="0"/>
            </w:rPr>
            <w:delText>Para el desarrollo del trabajo se han utilizado direrentes tecnolog</w:delText>
          </w:r>
        </w:del>
      </w:ins>
      <w:ins w:id="1758" w:author="Alberto Herrán González" w:date="2018-03-31T13:47:00Z">
        <w:del w:id="1759" w:author="David Vacas Miguel" w:date="2018-04-14T15:28:00Z">
          <w:r w:rsidR="00913D6B" w:rsidDel="006A36B1">
            <w:delText>ías, bla bla bla…</w:delText>
          </w:r>
        </w:del>
      </w:ins>
    </w:p>
    <w:p w:rsidR="00E844DB" w:rsidRDefault="00E844DB" w:rsidP="00DB2C93">
      <w:pPr>
        <w:pStyle w:val="TFGtitulo2"/>
        <w:rPr>
          <w:ins w:id="1760" w:author="David Vacas Miguel" w:date="2018-04-18T00:44:00Z"/>
        </w:rPr>
      </w:pPr>
    </w:p>
    <w:p w:rsidR="00DB2C93" w:rsidRDefault="00E844DB" w:rsidP="00E844DB">
      <w:pPr>
        <w:pStyle w:val="LetranormalTFG"/>
        <w:rPr>
          <w:ins w:id="1761" w:author="David Vacas Miguel" w:date="2018-04-18T00:49:00Z"/>
        </w:rPr>
      </w:pPr>
      <w:ins w:id="1762" w:author="David Vacas Miguel" w:date="2018-04-18T00:45:00Z">
        <w:r>
          <w:t>Dado que se trata de un algoritmo que se basa</w:t>
        </w:r>
      </w:ins>
      <w:ins w:id="1763" w:author="David Vacas Miguel" w:date="2018-04-18T00:46:00Z">
        <w:r>
          <w:t xml:space="preserve"> en variables reales, el conjunto de valores iniciales</w:t>
        </w:r>
      </w:ins>
      <w:ins w:id="1764" w:author="David Vacas Miguel" w:date="2018-04-18T00:48:00Z">
        <w:r>
          <w:t xml:space="preserve"> tiene unos límites físicos, además puesto que se realiza una sola ejecución de la aplicación no se puede tener en cuenta valores </w:t>
        </w:r>
      </w:ins>
      <w:ins w:id="1765" w:author="David Vacas Miguel" w:date="2018-04-18T00:49:00Z">
        <w:r>
          <w:t>de ejecuciones anteriores para la generación de esta primera solución.</w:t>
        </w:r>
      </w:ins>
    </w:p>
    <w:p w:rsidR="00E844DB" w:rsidRDefault="00E844DB">
      <w:pPr>
        <w:pStyle w:val="LetranormalTFG"/>
        <w:rPr>
          <w:ins w:id="1766" w:author="David Vacas Miguel" w:date="2018-04-14T16:44:00Z"/>
        </w:rPr>
        <w:pPrChange w:id="1767" w:author="David Vacas Miguel" w:date="2018-04-18T00:44:00Z">
          <w:pPr>
            <w:pStyle w:val="TFGtitulo2"/>
          </w:pPr>
        </w:pPrChange>
      </w:pPr>
      <w:ins w:id="1768" w:author="David Vacas Miguel" w:date="2018-04-18T00:49:00Z">
        <w:r>
          <w:t xml:space="preserve">Por esto el método constructivo que se ha utilizado </w:t>
        </w:r>
        <w:r w:rsidR="00A139E8">
          <w:t>se basa en la generación de</w:t>
        </w:r>
      </w:ins>
      <w:ins w:id="1769" w:author="David Vacas Miguel" w:date="2018-04-18T00:50:00Z">
        <w:r w:rsidR="00A139E8">
          <w:t xml:space="preserve"> valores aleatorios con limites superiores e inferiores</w:t>
        </w:r>
      </w:ins>
      <w:ins w:id="1770" w:author="David Vacas Miguel" w:date="2018-04-18T00:52:00Z">
        <w:r w:rsidR="00A139E8">
          <w:t xml:space="preserve"> distintos para cada una de las variables</w:t>
        </w:r>
      </w:ins>
      <w:ins w:id="1771" w:author="David Vacas Miguel" w:date="2018-04-18T00:50:00Z">
        <w:r w:rsidR="00A139E8">
          <w:t>.</w:t>
        </w:r>
      </w:ins>
      <w:ins w:id="1772" w:author="David Vacas Miguel" w:date="2018-04-18T00:51:00Z">
        <w:r w:rsidR="00A139E8">
          <w:t xml:space="preserve"> Con esto cada vez que empiece el algoritmo se comienza desde una </w:t>
        </w:r>
      </w:ins>
      <w:ins w:id="1773" w:author="David Vacas Miguel" w:date="2018-04-18T00:52:00Z">
        <w:r w:rsidR="00A139E8">
          <w:t>solución totalmente aleatoria y distinta.</w:t>
        </w:r>
      </w:ins>
    </w:p>
    <w:p w:rsidR="00DB2C93" w:rsidRDefault="00DB2C93" w:rsidP="00DB2C93">
      <w:pPr>
        <w:pStyle w:val="TFGtitulo2"/>
        <w:rPr>
          <w:ins w:id="1774" w:author="David Vacas Miguel" w:date="2018-04-18T00:53:00Z"/>
        </w:rPr>
      </w:pPr>
      <w:bookmarkStart w:id="1775" w:name="_Toc512858251"/>
      <w:ins w:id="1776" w:author="David Vacas Miguel" w:date="2018-04-14T16:44:00Z">
        <w:r>
          <w:t xml:space="preserve">2. </w:t>
        </w:r>
      </w:ins>
      <w:ins w:id="1777" w:author="David Vacas Miguel" w:date="2018-04-14T16:45:00Z">
        <w:r>
          <w:t>Generación</w:t>
        </w:r>
      </w:ins>
      <w:ins w:id="1778" w:author="David Vacas Miguel" w:date="2018-04-14T16:44:00Z">
        <w:r>
          <w:t xml:space="preserve"> de vecindarios</w:t>
        </w:r>
      </w:ins>
      <w:bookmarkEnd w:id="1775"/>
    </w:p>
    <w:p w:rsidR="00A139E8" w:rsidRDefault="00A139E8" w:rsidP="00A139E8">
      <w:pPr>
        <w:pStyle w:val="LetranormalTFG"/>
        <w:rPr>
          <w:ins w:id="1779" w:author="David Vacas Miguel" w:date="2018-04-18T00:56:00Z"/>
        </w:rPr>
      </w:pPr>
      <w:ins w:id="1780" w:author="David Vacas Miguel" w:date="2018-04-18T00:53:00Z">
        <w:r>
          <w:t xml:space="preserve">En cuanto a la </w:t>
        </w:r>
      </w:ins>
      <w:ins w:id="1781" w:author="David Vacas Miguel" w:date="2018-04-18T00:54:00Z">
        <w:r>
          <w:t xml:space="preserve">generación de vecindarios existen múltiples formas. Como se ha dicho anteriormente, debido a que se trata de </w:t>
        </w:r>
      </w:ins>
      <w:ins w:id="1782" w:author="David Vacas Miguel" w:date="2018-04-18T00:55:00Z">
        <w:r>
          <w:t>valores reales, se ha optado por la permutación de variables</w:t>
        </w:r>
      </w:ins>
      <w:ins w:id="1783" w:author="David Vacas Miguel" w:date="2018-04-18T00:56:00Z">
        <w:r>
          <w:t xml:space="preserve"> para la generación del vecindario</w:t>
        </w:r>
      </w:ins>
      <w:ins w:id="1784" w:author="David Vacas Miguel" w:date="2018-06-03T12:18:00Z">
        <w:r w:rsidR="00B20972">
          <w:t xml:space="preserve"> y el cambio de la magnitud de permutación de estas</w:t>
        </w:r>
      </w:ins>
      <w:ins w:id="1785" w:author="David Vacas Miguel" w:date="2018-04-18T00:56:00Z">
        <w:r>
          <w:t>.</w:t>
        </w:r>
      </w:ins>
    </w:p>
    <w:p w:rsidR="008D6055" w:rsidRDefault="00B20972">
      <w:pPr>
        <w:pStyle w:val="LetranormalTFG"/>
        <w:rPr>
          <w:ins w:id="1786" w:author="David Vacas Miguel" w:date="2018-04-18T01:21:00Z"/>
        </w:rPr>
        <w:pPrChange w:id="1787" w:author="David Vacas Miguel" w:date="2018-06-03T12:19:00Z">
          <w:pPr>
            <w:pStyle w:val="LetranormalTFG"/>
            <w:numPr>
              <w:numId w:val="26"/>
            </w:numPr>
            <w:ind w:left="720" w:hanging="360"/>
          </w:pPr>
        </w:pPrChange>
      </w:pPr>
      <w:ins w:id="1788" w:author="David Vacas Miguel" w:date="2018-06-03T12:20:00Z">
        <w:r>
          <w:t>Con la opción elegida s</w:t>
        </w:r>
      </w:ins>
      <w:ins w:id="1789" w:author="David Vacas Miguel" w:date="2018-04-18T01:27:00Z">
        <w:r w:rsidR="00CB24FD">
          <w:t xml:space="preserve">e genera una vecindad de 24. </w:t>
        </w:r>
      </w:ins>
      <w:ins w:id="1790" w:author="David Vacas Miguel" w:date="2018-04-18T01:19:00Z">
        <w:r w:rsidR="008D6055">
          <w:t>Cada vecino se genera por la</w:t>
        </w:r>
      </w:ins>
      <w:ins w:id="1791" w:author="David Vacas Miguel" w:date="2018-04-18T01:20:00Z">
        <w:r w:rsidR="008D6055">
          <w:t>s posibles</w:t>
        </w:r>
      </w:ins>
      <w:ins w:id="1792" w:author="David Vacas Miguel" w:date="2018-04-18T01:19:00Z">
        <w:r w:rsidR="008D6055">
          <w:t xml:space="preserve"> </w:t>
        </w:r>
      </w:ins>
      <w:ins w:id="1793" w:author="David Vacas Miguel" w:date="2018-04-18T01:20:00Z">
        <w:r w:rsidR="008D6055">
          <w:t>combinaciones</w:t>
        </w:r>
      </w:ins>
      <w:ins w:id="1794" w:author="David Vacas Miguel" w:date="2018-04-18T01:19:00Z">
        <w:r w:rsidR="008D6055">
          <w:t xml:space="preserve"> de </w:t>
        </w:r>
      </w:ins>
      <w:ins w:id="1795" w:author="David Vacas Miguel" w:date="2018-04-18T01:20:00Z">
        <w:r w:rsidR="00ED2BB3">
          <w:t>adición</w:t>
        </w:r>
        <w:r w:rsidR="008D6055">
          <w:t xml:space="preserve"> y </w:t>
        </w:r>
        <w:r w:rsidR="00ED2BB3">
          <w:t>sustracción</w:t>
        </w:r>
      </w:ins>
      <w:ins w:id="1796" w:author="David Vacas Miguel" w:date="2018-06-03T12:28:00Z">
        <w:r>
          <w:t xml:space="preserve"> en tres valores distintos</w:t>
        </w:r>
        <w:r w:rsidR="00BF0E59">
          <w:t>,</w:t>
        </w:r>
      </w:ins>
      <w:ins w:id="1797" w:author="David Vacas Miguel" w:date="2018-04-18T01:20:00Z">
        <w:r w:rsidR="008D6055">
          <w:t xml:space="preserve"> de </w:t>
        </w:r>
      </w:ins>
      <w:ins w:id="1798" w:author="David Vacas Miguel" w:date="2018-06-03T12:21:00Z">
        <w:r>
          <w:t>una magnitud</w:t>
        </w:r>
      </w:ins>
      <w:ins w:id="1799" w:author="David Vacas Miguel" w:date="2018-04-18T01:20:00Z">
        <w:r w:rsidR="008D6055">
          <w:t>.</w:t>
        </w:r>
      </w:ins>
      <w:ins w:id="1800" w:author="David Vacas Miguel" w:date="2018-04-18T01:19:00Z">
        <w:r w:rsidR="008D6055">
          <w:t xml:space="preserve"> </w:t>
        </w:r>
      </w:ins>
      <w:ins w:id="1801" w:author="David Vacas Miguel" w:date="2018-06-03T12:28:00Z">
        <w:r w:rsidR="00BF0E59">
          <w:t>Dicha magnitud toma los valores: 0.05, 0.1,</w:t>
        </w:r>
      </w:ins>
      <w:ins w:id="1802" w:author="David Vacas Miguel" w:date="2018-06-03T12:29:00Z">
        <w:r w:rsidR="00BF0E59">
          <w:t xml:space="preserve"> </w:t>
        </w:r>
      </w:ins>
      <w:ins w:id="1803" w:author="David Vacas Miguel" w:date="2018-06-03T12:28:00Z">
        <w:r w:rsidR="00BF0E59">
          <w:t>0.15 y 0.2.</w:t>
        </w:r>
      </w:ins>
    </w:p>
    <w:p w:rsidR="00DB2C93" w:rsidRDefault="00DB2C93" w:rsidP="00DB2C93">
      <w:pPr>
        <w:pStyle w:val="TFGtitulo2"/>
        <w:rPr>
          <w:ins w:id="1804" w:author="David Vacas Miguel" w:date="2018-04-18T01:31:00Z"/>
        </w:rPr>
      </w:pPr>
      <w:bookmarkStart w:id="1805" w:name="_Toc512858252"/>
      <w:ins w:id="1806" w:author="David Vacas Miguel" w:date="2018-04-14T16:44:00Z">
        <w:r>
          <w:t xml:space="preserve">3. </w:t>
        </w:r>
      </w:ins>
      <w:ins w:id="1807" w:author="David Vacas Miguel" w:date="2018-04-14T16:45:00Z">
        <w:r>
          <w:t>Búsquedas</w:t>
        </w:r>
      </w:ins>
      <w:ins w:id="1808" w:author="David Vacas Miguel" w:date="2018-04-14T16:44:00Z">
        <w:r>
          <w:t xml:space="preserve"> locales</w:t>
        </w:r>
      </w:ins>
      <w:bookmarkEnd w:id="1805"/>
    </w:p>
    <w:p w:rsidR="00034875" w:rsidRDefault="00034875" w:rsidP="00034875">
      <w:pPr>
        <w:pStyle w:val="LetranormalTFG"/>
        <w:rPr>
          <w:ins w:id="1809" w:author="David Vacas Miguel" w:date="2018-04-18T01:49:00Z"/>
        </w:rPr>
      </w:pPr>
      <w:ins w:id="1810" w:author="David Vacas Miguel" w:date="2018-04-18T01:31:00Z">
        <w:r>
          <w:t xml:space="preserve">Como se ha explicado en el punto </w:t>
        </w:r>
        <w:r w:rsidR="002C0042">
          <w:t xml:space="preserve">1.3 Estado del arte, </w:t>
        </w:r>
      </w:ins>
      <w:ins w:id="1811" w:author="David Vacas Miguel" w:date="2018-04-18T01:35:00Z">
        <w:r w:rsidR="00B33388">
          <w:t>el algoritmo de búsqueda local básica</w:t>
        </w:r>
        <w:r w:rsidR="00B33388">
          <w:rPr>
            <w:b/>
          </w:rPr>
          <w:t xml:space="preserve"> </w:t>
        </w:r>
        <w:r w:rsidR="00B33388">
          <w:t>se basa</w:t>
        </w:r>
      </w:ins>
      <w:ins w:id="1812" w:author="David Vacas Miguel" w:date="2018-04-18T01:34:00Z">
        <w:r w:rsidR="00B33388">
          <w:t xml:space="preserve"> en explorar el entorno de una solución con el fin de en</w:t>
        </w:r>
      </w:ins>
      <w:ins w:id="1813" w:author="David Vacas Miguel" w:date="2018-04-18T01:35:00Z">
        <w:r w:rsidR="00B33388">
          <w:t>contrar otra mejor. Para esto se realizan cambios</w:t>
        </w:r>
      </w:ins>
      <w:ins w:id="1814" w:author="David Vacas Miguel" w:date="2018-04-18T01:36:00Z">
        <w:r w:rsidR="00B33388">
          <w:t xml:space="preserve"> sobre los diferentes elementos de una solución lo que genera </w:t>
        </w:r>
      </w:ins>
      <w:ins w:id="1815" w:author="David Vacas Miguel" w:date="2018-05-27T20:18:00Z">
        <w:r w:rsidR="00A52BFA">
          <w:t>más</w:t>
        </w:r>
      </w:ins>
      <w:ins w:id="1816" w:author="David Vacas Miguel" w:date="2018-04-18T01:37:00Z">
        <w:r w:rsidR="00B33388">
          <w:t xml:space="preserve"> soluciones diferentes de la anterior, que se conocen como vecinos.</w:t>
        </w:r>
      </w:ins>
      <w:ins w:id="1817" w:author="David Vacas Miguel" w:date="2018-04-18T01:38:00Z">
        <w:r w:rsidR="00B33388">
          <w:t xml:space="preserve"> De entre estos vecino</w:t>
        </w:r>
      </w:ins>
      <w:ins w:id="1818" w:author="David Vacas Miguel" w:date="2018-04-18T01:39:00Z">
        <w:r w:rsidR="00B33388">
          <w:t xml:space="preserve">s se </w:t>
        </w:r>
      </w:ins>
      <w:ins w:id="1819" w:author="David Vacas Miguel" w:date="2018-05-27T20:18:00Z">
        <w:r w:rsidR="00A52BFA">
          <w:t>elige</w:t>
        </w:r>
      </w:ins>
      <w:ins w:id="1820" w:author="David Vacas Miguel" w:date="2018-04-18T01:39:00Z">
        <w:r w:rsidR="00B33388">
          <w:t xml:space="preserve"> uno que se convierte en la solución y se vuelve a iterar sobre este.</w:t>
        </w:r>
      </w:ins>
    </w:p>
    <w:p w:rsidR="005B33E2" w:rsidRDefault="005B33E2" w:rsidP="00034875">
      <w:pPr>
        <w:pStyle w:val="LetranormalTFG"/>
        <w:rPr>
          <w:ins w:id="1821" w:author="David Vacas Miguel" w:date="2018-04-18T01:50:00Z"/>
        </w:rPr>
      </w:pPr>
      <w:ins w:id="1822" w:author="David Vacas Miguel" w:date="2018-04-18T01:49:00Z">
        <w:r>
          <w:t>Todos los vecinos del vecindario</w:t>
        </w:r>
      </w:ins>
      <w:ins w:id="1823" w:author="David Vacas Miguel" w:date="2018-04-18T01:50:00Z">
        <w:r>
          <w:t xml:space="preserve"> se</w:t>
        </w:r>
      </w:ins>
      <w:ins w:id="1824" w:author="David Vacas Miguel" w:date="2018-04-18T01:49:00Z">
        <w:r>
          <w:t xml:space="preserve"> pasan por la función objetivo</w:t>
        </w:r>
      </w:ins>
      <w:ins w:id="1825" w:author="David Vacas Miguel" w:date="2018-04-18T01:50:00Z">
        <w:r>
          <w:t>. Esta función es la encargada de informar sobre que vecino es mejor.</w:t>
        </w:r>
      </w:ins>
    </w:p>
    <w:p w:rsidR="005B33E2" w:rsidRDefault="00E0424D" w:rsidP="00034875">
      <w:pPr>
        <w:pStyle w:val="LetranormalTFG"/>
        <w:rPr>
          <w:ins w:id="1826" w:author="David Vacas Miguel" w:date="2018-04-18T01:51:00Z"/>
        </w:rPr>
      </w:pPr>
      <w:ins w:id="1827" w:author="David Vacas Miguel" w:date="2018-04-18T01:51:00Z">
        <w:r>
          <w:lastRenderedPageBreak/>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828" w:author="David Vacas Miguel" w:date="2018-04-18T01:56:00Z"/>
        </w:rPr>
      </w:pPr>
      <w:ins w:id="1829" w:author="David Vacas Miguel" w:date="2018-04-18T01:51:00Z">
        <w:r>
          <w:t xml:space="preserve">- </w:t>
        </w:r>
      </w:ins>
      <w:proofErr w:type="spellStart"/>
      <w:ins w:id="1830" w:author="David Vacas Miguel" w:date="2018-04-18T01:52:00Z">
        <w:r>
          <w:rPr>
            <w:b/>
            <w:i/>
          </w:rPr>
          <w:t>First</w:t>
        </w:r>
        <w:proofErr w:type="spellEnd"/>
        <w:r>
          <w:t xml:space="preserve">, </w:t>
        </w:r>
      </w:ins>
      <w:ins w:id="1831" w:author="David Vacas Miguel" w:date="2018-04-18T01:55:00Z">
        <w:r>
          <w:t xml:space="preserve">se </w:t>
        </w:r>
      </w:ins>
      <w:ins w:id="1832" w:author="David Vacas Miguel" w:date="2018-04-18T01:56:00Z">
        <w:r>
          <w:t>escoge</w:t>
        </w:r>
      </w:ins>
      <w:ins w:id="1833" w:author="David Vacas Miguel" w:date="2018-04-18T01:55:00Z">
        <w:r>
          <w:t xml:space="preserve"> el primer vecino que mejore a la solución actual</w:t>
        </w:r>
      </w:ins>
      <w:ins w:id="1834" w:author="David Vacas Miguel" w:date="2018-04-18T01:56:00Z">
        <w:r>
          <w:t>.</w:t>
        </w:r>
      </w:ins>
    </w:p>
    <w:p w:rsidR="00E0424D" w:rsidRPr="00E0424D" w:rsidRDefault="00E0424D">
      <w:pPr>
        <w:pStyle w:val="LetranormalTFG"/>
        <w:ind w:firstLine="708"/>
        <w:rPr>
          <w:ins w:id="1835" w:author="David Vacas Miguel" w:date="2018-04-18T01:49:00Z"/>
        </w:rPr>
        <w:pPrChange w:id="1836" w:author="David Vacas Miguel" w:date="2018-04-18T01:51:00Z">
          <w:pPr>
            <w:pStyle w:val="LetranormalTFG"/>
          </w:pPr>
        </w:pPrChange>
      </w:pPr>
      <w:ins w:id="1837" w:author="David Vacas Miguel" w:date="2018-04-18T01:56:00Z">
        <w:r>
          <w:t>-</w:t>
        </w:r>
      </w:ins>
      <w:ins w:id="1838" w:author="David Vacas Miguel" w:date="2018-04-18T02:14:00Z">
        <w:r w:rsidR="00D125A6">
          <w:t xml:space="preserve"> </w:t>
        </w:r>
      </w:ins>
      <w:proofErr w:type="spellStart"/>
      <w:ins w:id="1839" w:author="David Vacas Miguel" w:date="2018-04-18T01:56:00Z">
        <w:r>
          <w:rPr>
            <w:b/>
            <w:i/>
          </w:rPr>
          <w:t>Best</w:t>
        </w:r>
        <w:proofErr w:type="spellEnd"/>
        <w:r>
          <w:t>, se escoge al mejor vecino.</w:t>
        </w:r>
      </w:ins>
    </w:p>
    <w:p w:rsidR="00DB2C93" w:rsidRDefault="00DB2C93">
      <w:pPr>
        <w:pStyle w:val="TFGtitulo2"/>
        <w:rPr>
          <w:ins w:id="1840" w:author="David Vacas Miguel" w:date="2018-04-18T01:48:00Z"/>
        </w:rPr>
      </w:pPr>
      <w:bookmarkStart w:id="1841" w:name="_Toc512858253"/>
      <w:ins w:id="1842" w:author="David Vacas Miguel" w:date="2018-04-14T16:44:00Z">
        <w:r>
          <w:t xml:space="preserve">4. </w:t>
        </w:r>
      </w:ins>
      <w:ins w:id="1843" w:author="David Vacas Miguel" w:date="2018-04-14T16:45:00Z">
        <w:r>
          <w:t>Búsquedas</w:t>
        </w:r>
      </w:ins>
      <w:ins w:id="1844" w:author="David Vacas Miguel" w:date="2018-04-14T16:44:00Z">
        <w:r>
          <w:t xml:space="preserve"> </w:t>
        </w:r>
      </w:ins>
      <w:ins w:id="1845" w:author="David Vacas Miguel" w:date="2018-04-14T16:45:00Z">
        <w:r>
          <w:t>globales</w:t>
        </w:r>
      </w:ins>
      <w:bookmarkEnd w:id="1841"/>
    </w:p>
    <w:p w:rsidR="00D125A6" w:rsidRDefault="005B33E2" w:rsidP="005B33E2">
      <w:pPr>
        <w:pStyle w:val="LetranormalTFG"/>
        <w:rPr>
          <w:ins w:id="1846" w:author="David Vacas Miguel" w:date="2018-04-18T02:13:00Z"/>
        </w:rPr>
      </w:pPr>
      <w:ins w:id="1847" w:author="David Vacas Miguel" w:date="2018-04-18T01:48:00Z">
        <w:r>
          <w:t xml:space="preserve">El principal problema de las búsquedas locales se haya en que se pueden quedar fácilmente atrapadas en un </w:t>
        </w:r>
        <w:proofErr w:type="spellStart"/>
        <w:r>
          <w:t>óptim</w:t>
        </w:r>
      </w:ins>
      <w:ins w:id="1848" w:author="David Vacas Miguel" w:date="2018-05-30T13:16:00Z">
        <w:r w:rsidR="000C07E8">
          <w:t>G</w:t>
        </w:r>
      </w:ins>
      <w:ins w:id="1849" w:author="David Vacas Miguel" w:date="2018-04-18T01:48:00Z">
        <w:r>
          <w:t>o</w:t>
        </w:r>
        <w:proofErr w:type="spellEnd"/>
        <w:r>
          <w:t xml:space="preserve"> local. Un óptimo local es una solución que no puede ser mejorada en el vecindario que ella genera y que, además, no es la solución óptima del problema.</w:t>
        </w:r>
      </w:ins>
      <w:ins w:id="1850" w:author="David Vacas Miguel" w:date="2018-04-18T02:11:00Z">
        <w:r w:rsidR="00D125A6">
          <w:t xml:space="preserve"> Las metaheurísticas que tratan de </w:t>
        </w:r>
      </w:ins>
      <w:ins w:id="1851" w:author="David Vacas Miguel" w:date="2018-04-18T02:12:00Z">
        <w:r w:rsidR="00D125A6">
          <w:t>evitar este problema se las llama búsquedas globales.</w:t>
        </w:r>
      </w:ins>
    </w:p>
    <w:p w:rsidR="00D125A6" w:rsidRDefault="00D125A6" w:rsidP="005B33E2">
      <w:pPr>
        <w:pStyle w:val="LetranormalTFG"/>
        <w:rPr>
          <w:ins w:id="1852" w:author="David Vacas Miguel" w:date="2018-04-18T02:14:00Z"/>
        </w:rPr>
      </w:pPr>
      <w:ins w:id="1853" w:author="David Vacas Miguel" w:date="2018-04-18T02:23:00Z">
        <w:r>
          <w:t>Para solucionar el problema de los óptimos locales se podría utilizar</w:t>
        </w:r>
      </w:ins>
      <w:ins w:id="1854" w:author="David Vacas Miguel" w:date="2018-04-18T02:14:00Z">
        <w:r>
          <w:t>:</w:t>
        </w:r>
      </w:ins>
    </w:p>
    <w:p w:rsidR="00D125A6" w:rsidRDefault="00D125A6" w:rsidP="00D125A6">
      <w:pPr>
        <w:pStyle w:val="LetranormalTFG"/>
        <w:numPr>
          <w:ilvl w:val="0"/>
          <w:numId w:val="27"/>
        </w:numPr>
        <w:rPr>
          <w:ins w:id="1855" w:author="David Vacas Miguel" w:date="2018-04-18T02:18:00Z"/>
        </w:rPr>
      </w:pPr>
      <w:proofErr w:type="spellStart"/>
      <w:ins w:id="1856" w:author="David Vacas Miguel" w:date="2018-04-18T02:15:00Z">
        <w:r>
          <w:rPr>
            <w:b/>
            <w:i/>
          </w:rPr>
          <w:t>Multiarranque</w:t>
        </w:r>
        <w:proofErr w:type="spellEnd"/>
        <w:r>
          <w:t>, p</w:t>
        </w:r>
      </w:ins>
      <w:ins w:id="1857" w:author="David Vacas Miguel" w:date="2018-04-18T02:16:00Z">
        <w:r>
          <w:t xml:space="preserve">ara tratar de evitar los </w:t>
        </w:r>
      </w:ins>
      <w:ins w:id="1858" w:author="David Vacas Miguel" w:date="2018-04-18T02:17:00Z">
        <w:r>
          <w:t>óptimos</w:t>
        </w:r>
      </w:ins>
      <w:ins w:id="1859" w:author="David Vacas Miguel" w:date="2018-04-18T02:16:00Z">
        <w:r>
          <w:t xml:space="preserve"> locales, esta metaheurística reinicia la búsqueda desde </w:t>
        </w:r>
      </w:ins>
      <w:ins w:id="1860" w:author="David Vacas Miguel" w:date="2018-04-18T02:33:00Z">
        <w:r w:rsidR="00876935">
          <w:t xml:space="preserve">una nueva solución construida con cualquiera de los métodos de construcción </w:t>
        </w:r>
      </w:ins>
      <w:ins w:id="1861" w:author="David Vacas Miguel" w:date="2018-04-18T02:34:00Z">
        <w:r w:rsidR="00876935">
          <w:t>disponibles</w:t>
        </w:r>
      </w:ins>
      <w:ins w:id="1862" w:author="David Vacas Miguel" w:date="2018-04-18T02:33:00Z">
        <w:r w:rsidR="00876935">
          <w:t xml:space="preserve"> cuando se e</w:t>
        </w:r>
      </w:ins>
      <w:ins w:id="1863" w:author="David Vacas Miguel" w:date="2018-04-18T02:34:00Z">
        <w:r w:rsidR="00876935">
          <w:t>ncuentra con un óptimo local</w:t>
        </w:r>
      </w:ins>
      <w:ins w:id="1864" w:author="David Vacas Miguel" w:date="2018-04-18T02:17:00Z">
        <w:r>
          <w:t>.</w:t>
        </w:r>
      </w:ins>
    </w:p>
    <w:p w:rsidR="00D125A6" w:rsidRDefault="00D125A6" w:rsidP="00D125A6">
      <w:pPr>
        <w:pStyle w:val="LetranormalTFG"/>
        <w:numPr>
          <w:ilvl w:val="0"/>
          <w:numId w:val="27"/>
        </w:numPr>
        <w:rPr>
          <w:ins w:id="1865" w:author="David Vacas Miguel" w:date="2018-04-18T02:29:00Z"/>
        </w:rPr>
      </w:pPr>
      <w:ins w:id="1866"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1867" w:author="David Vacas Miguel" w:date="2018-04-18T02:28:00Z">
        <w:r w:rsidR="00876935">
          <w:t>, esta metaheurística cuando se encuentra con un óptimo local reinicia la búsqueda desde la solución actual</w:t>
        </w:r>
      </w:ins>
      <w:ins w:id="1868" w:author="David Vacas Miguel" w:date="2018-04-18T02:29:00Z">
        <w:r w:rsidR="00876935">
          <w:t xml:space="preserve"> o una perturbación de </w:t>
        </w:r>
      </w:ins>
      <w:ins w:id="1869" w:author="David Vacas Miguel" w:date="2018-04-18T02:34:00Z">
        <w:r w:rsidR="00876935">
          <w:t>esta</w:t>
        </w:r>
      </w:ins>
      <w:ins w:id="1870" w:author="David Vacas Miguel" w:date="2018-04-18T02:29:00Z">
        <w:r w:rsidR="00876935">
          <w:t>.</w:t>
        </w:r>
      </w:ins>
    </w:p>
    <w:p w:rsidR="00876935" w:rsidRDefault="00876935" w:rsidP="00D125A6">
      <w:pPr>
        <w:pStyle w:val="LetranormalTFG"/>
        <w:numPr>
          <w:ilvl w:val="0"/>
          <w:numId w:val="27"/>
        </w:numPr>
        <w:rPr>
          <w:ins w:id="1871" w:author="David Vacas Miguel" w:date="2018-04-18T02:31:00Z"/>
        </w:rPr>
      </w:pPr>
      <w:ins w:id="1872" w:author="David Vacas Miguel" w:date="2018-04-18T02:29:00Z">
        <w:r>
          <w:rPr>
            <w:b/>
            <w:i/>
          </w:rPr>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1873" w:author="David Vacas Miguel" w:date="2018-04-18T02:30:00Z">
        <w:r>
          <w:t xml:space="preserve">esta metaheurística va modificando en cada iteración la estructura del </w:t>
        </w:r>
      </w:ins>
      <w:ins w:id="1874" w:author="David Vacas Miguel" w:date="2018-04-18T02:31:00Z">
        <w:r>
          <w:t>vecindario.</w:t>
        </w:r>
      </w:ins>
    </w:p>
    <w:p w:rsidR="00876935" w:rsidRDefault="00876935">
      <w:pPr>
        <w:pStyle w:val="LetranormalTFG"/>
        <w:numPr>
          <w:ilvl w:val="0"/>
          <w:numId w:val="27"/>
        </w:numPr>
        <w:rPr>
          <w:ins w:id="1875" w:author="David Vacas Miguel" w:date="2018-04-18T01:48:00Z"/>
        </w:rPr>
        <w:pPrChange w:id="1876" w:author="David Vacas Miguel" w:date="2018-04-18T02:14:00Z">
          <w:pPr>
            <w:pStyle w:val="LetranormalTFG"/>
          </w:pPr>
        </w:pPrChange>
      </w:pPr>
      <w:ins w:id="1877" w:author="David Vacas Miguel" w:date="2018-04-18T02:31:00Z">
        <w:r>
          <w:rPr>
            <w:b/>
            <w:i/>
          </w:rPr>
          <w:t>SA</w:t>
        </w:r>
      </w:ins>
      <w:ins w:id="1878"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1879" w:author="David Vacas Miguel" w:date="2018-04-20T00:32:00Z">
        <w:r w:rsidR="009B5C14">
          <w:t>está</w:t>
        </w:r>
      </w:ins>
      <w:ins w:id="1880" w:author="David Vacas Miguel" w:date="2018-04-18T02:36:00Z">
        <w:r>
          <w:t xml:space="preserve"> basado en el tratamiento con calor de la metalurgia</w:t>
        </w:r>
      </w:ins>
      <w:ins w:id="1881" w:author="David Vacas Miguel" w:date="2018-04-18T02:37:00Z">
        <w:r>
          <w:t>. Esta metaheurística acepta soluciones peores para intentar llegar a</w:t>
        </w:r>
      </w:ins>
      <w:ins w:id="1882" w:author="David Vacas Miguel" w:date="2018-04-18T02:38:00Z">
        <w:r>
          <w:t>l óptimo.</w:t>
        </w:r>
      </w:ins>
    </w:p>
    <w:p w:rsidR="005B33E2" w:rsidRDefault="005B33E2">
      <w:pPr>
        <w:pStyle w:val="LetranormalTFG"/>
        <w:rPr>
          <w:ins w:id="1883" w:author="David Vacas Miguel" w:date="2018-04-14T16:44:00Z"/>
        </w:rPr>
        <w:pPrChange w:id="1884" w:author="David Vacas Miguel" w:date="2018-04-18T01:48:00Z">
          <w:pPr>
            <w:pStyle w:val="TFGtitulo2"/>
            <w:numPr>
              <w:numId w:val="14"/>
            </w:numPr>
            <w:ind w:left="360" w:hanging="360"/>
          </w:pPr>
        </w:pPrChange>
      </w:pPr>
    </w:p>
    <w:p w:rsidR="00913D6B" w:rsidDel="006A36B1" w:rsidRDefault="00913D6B">
      <w:pPr>
        <w:pStyle w:val="TFGtitulo2"/>
        <w:rPr>
          <w:ins w:id="1885" w:author="Alberto Herrán González" w:date="2018-03-31T13:47:00Z"/>
          <w:del w:id="1886" w:author="David Vacas Miguel" w:date="2018-04-14T15:28:00Z"/>
        </w:rPr>
        <w:pPrChange w:id="1887" w:author="David Vacas Miguel" w:date="2018-04-14T16:44:00Z">
          <w:pPr>
            <w:pStyle w:val="TFGtitulo2"/>
            <w:numPr>
              <w:numId w:val="14"/>
            </w:numPr>
            <w:ind w:left="360" w:hanging="360"/>
          </w:pPr>
        </w:pPrChange>
      </w:pPr>
    </w:p>
    <w:p w:rsidR="00913D6B" w:rsidDel="006A36B1" w:rsidRDefault="00913D6B">
      <w:pPr>
        <w:pStyle w:val="TFGtitulo2"/>
        <w:rPr>
          <w:ins w:id="1888" w:author="Alberto Herrán González" w:date="2018-03-31T13:47:00Z"/>
          <w:del w:id="1889" w:author="David Vacas Miguel" w:date="2018-04-14T15:28:00Z"/>
        </w:rPr>
        <w:pPrChange w:id="1890" w:author="David Vacas Miguel" w:date="2018-04-14T16:44:00Z">
          <w:pPr>
            <w:pStyle w:val="TFGtitulo2"/>
            <w:numPr>
              <w:numId w:val="14"/>
            </w:numPr>
            <w:ind w:left="360" w:hanging="360"/>
          </w:pPr>
        </w:pPrChange>
      </w:pPr>
      <w:ins w:id="1891" w:author="Alberto Herrán González" w:date="2018-03-31T13:47:00Z">
        <w:del w:id="1892" w:author="David Vacas Miguel" w:date="2018-04-14T15:28:00Z">
          <w:r w:rsidDel="006A36B1">
            <w:rPr>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1893" w:author="Alberto Herrán González" w:date="2018-03-31T13:48:00Z">
        <w:del w:id="1894" w:author="David Vacas Miguel" w:date="2018-04-14T15:28:00Z">
          <w:r w:rsidDel="006A36B1">
            <w:delText>Logo C++</w:delText>
          </w:r>
        </w:del>
      </w:ins>
    </w:p>
    <w:p w:rsidR="00913D6B" w:rsidDel="006A36B1" w:rsidRDefault="00913D6B">
      <w:pPr>
        <w:pStyle w:val="TFGtitulo2"/>
        <w:rPr>
          <w:ins w:id="1895" w:author="Alberto Herrán González" w:date="2018-03-31T13:47:00Z"/>
          <w:del w:id="1896" w:author="David Vacas Miguel" w:date="2018-04-14T15:28:00Z"/>
        </w:rPr>
        <w:pPrChange w:id="1897" w:author="David Vacas Miguel" w:date="2018-04-14T16:44:00Z">
          <w:pPr>
            <w:pStyle w:val="TFGtitulo2"/>
            <w:numPr>
              <w:numId w:val="14"/>
            </w:numPr>
            <w:ind w:left="360" w:hanging="360"/>
          </w:pPr>
        </w:pPrChange>
      </w:pPr>
    </w:p>
    <w:p w:rsidR="00913D6B" w:rsidDel="006A36B1" w:rsidRDefault="00913D6B">
      <w:pPr>
        <w:pStyle w:val="TFGtitulo2"/>
        <w:rPr>
          <w:ins w:id="1898" w:author="Alberto Herrán González" w:date="2018-03-31T13:47:00Z"/>
          <w:del w:id="1899" w:author="David Vacas Miguel" w:date="2018-04-14T15:28:00Z"/>
        </w:rPr>
        <w:pPrChange w:id="1900" w:author="David Vacas Miguel" w:date="2018-04-14T16:44:00Z">
          <w:pPr>
            <w:pStyle w:val="TFGtitulo2"/>
            <w:numPr>
              <w:numId w:val="14"/>
            </w:numPr>
            <w:ind w:left="360" w:hanging="360"/>
          </w:pPr>
        </w:pPrChange>
      </w:pPr>
    </w:p>
    <w:p w:rsidR="00913D6B" w:rsidDel="006A36B1" w:rsidRDefault="00913D6B">
      <w:pPr>
        <w:pStyle w:val="TFGtitulo2"/>
        <w:rPr>
          <w:ins w:id="1901" w:author="Alberto Herrán González" w:date="2018-03-31T13:47:00Z"/>
          <w:del w:id="1902" w:author="David Vacas Miguel" w:date="2018-04-14T15:28:00Z"/>
        </w:rPr>
        <w:pPrChange w:id="1903" w:author="David Vacas Miguel" w:date="2018-04-14T16:44:00Z">
          <w:pPr>
            <w:pStyle w:val="TFGtitulo2"/>
            <w:numPr>
              <w:numId w:val="14"/>
            </w:numPr>
            <w:ind w:left="360" w:hanging="360"/>
          </w:pPr>
        </w:pPrChange>
      </w:pPr>
      <w:ins w:id="1904" w:author="Alberto Herrán González" w:date="2018-03-31T13:48:00Z">
        <w:del w:id="1905" w:author="David Vacas Miguel" w:date="2018-04-14T15:28:00Z">
          <w:r w:rsidDel="006A36B1">
            <w:delText xml:space="preserve"> </w:delText>
          </w:r>
        </w:del>
      </w:ins>
      <w:moveToRangeStart w:id="1906" w:author="Alberto Herrán González" w:date="2018-03-31T13:47:00Z" w:name="move510267391"/>
      <w:moveTo w:id="1907" w:author="Alberto Herrán González" w:date="2018-03-31T13:47:00Z">
        <w:del w:id="1908" w:author="David Vacas Miguel" w:date="2018-04-14T15:28:00Z">
          <w:r w:rsidDel="006A36B1">
            <w:rPr>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1906"/>
      <w:ins w:id="1909" w:author="Alberto Herrán González" w:date="2018-03-31T13:48:00Z">
        <w:del w:id="1910" w:author="David Vacas Miguel" w:date="2018-04-14T15:28:00Z">
          <w:r w:rsidDel="006A36B1">
            <w:delText xml:space="preserve">  </w:delText>
          </w:r>
        </w:del>
      </w:ins>
      <w:moveToRangeStart w:id="1911" w:author="Alberto Herrán González" w:date="2018-03-31T13:48:00Z" w:name="move510267415"/>
      <w:moveTo w:id="1912" w:author="Alberto Herrán González" w:date="2018-03-31T13:48:00Z">
        <w:del w:id="1913" w:author="David Vacas Miguel" w:date="2018-04-14T15:28:00Z">
          <w:r w:rsidDel="006A36B1">
            <w:rPr>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11"/>
    </w:p>
    <w:p w:rsidR="00913D6B" w:rsidRPr="00FE3863" w:rsidDel="00DB2C93" w:rsidRDefault="00913D6B">
      <w:pPr>
        <w:pStyle w:val="TFGtitulo2"/>
        <w:rPr>
          <w:ins w:id="1914" w:author="Alberto Herrán González" w:date="2018-03-31T13:46:00Z"/>
          <w:del w:id="1915" w:author="David Vacas Miguel" w:date="2018-04-14T16:44:00Z"/>
        </w:rPr>
        <w:pPrChange w:id="1916" w:author="David Vacas Miguel" w:date="2018-04-14T16:44:00Z">
          <w:pPr>
            <w:pStyle w:val="TFGtitulo2"/>
            <w:numPr>
              <w:numId w:val="14"/>
            </w:numPr>
            <w:ind w:left="360" w:hanging="360"/>
          </w:pPr>
        </w:pPrChange>
      </w:pPr>
    </w:p>
    <w:p w:rsidR="00627EFB" w:rsidDel="00DB2C93" w:rsidRDefault="00BC3217">
      <w:pPr>
        <w:pStyle w:val="TFGtitulo2"/>
        <w:rPr>
          <w:del w:id="1917" w:author="David Vacas Miguel" w:date="2018-04-14T16:44:00Z"/>
        </w:rPr>
        <w:pPrChange w:id="1918" w:author="David Vacas Miguel" w:date="2018-04-14T16:44:00Z">
          <w:pPr>
            <w:pStyle w:val="TFGtitulo2"/>
            <w:numPr>
              <w:numId w:val="14"/>
            </w:numPr>
            <w:ind w:left="360" w:hanging="360"/>
          </w:pPr>
        </w:pPrChange>
      </w:pPr>
      <w:del w:id="1919" w:author="David Vacas Miguel" w:date="2018-04-14T15:28:00Z">
        <w:r w:rsidDel="006A36B1">
          <w:delText>Qt</w:delText>
        </w:r>
      </w:del>
    </w:p>
    <w:p w:rsidR="008531E6" w:rsidDel="00DB2C93" w:rsidRDefault="00F30AC4">
      <w:pPr>
        <w:pStyle w:val="TFGtitulo2"/>
        <w:rPr>
          <w:del w:id="1920" w:author="David Vacas Miguel" w:date="2018-04-14T16:44:00Z"/>
        </w:rPr>
        <w:pPrChange w:id="1921" w:author="David Vacas Miguel" w:date="2018-04-14T16:44:00Z">
          <w:pPr>
            <w:pStyle w:val="LetranormalTFG"/>
          </w:pPr>
        </w:pPrChange>
      </w:pPr>
      <w:del w:id="1922" w:author="David Vacas Miguel" w:date="2018-04-14T16:44:00Z">
        <w:r w:rsidDel="00DB2C93">
          <w:rPr>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23" w:name="_Toc511483605"/>
        <w:bookmarkStart w:id="1924" w:name="_Toc511486366"/>
        <w:bookmarkStart w:id="1925" w:name="_Toc511486443"/>
        <w:bookmarkStart w:id="1926" w:name="_Toc511486634"/>
        <w:bookmarkEnd w:id="1923"/>
        <w:bookmarkEnd w:id="1924"/>
        <w:bookmarkEnd w:id="1925"/>
        <w:bookmarkEnd w:id="1926"/>
      </w:del>
    </w:p>
    <w:p w:rsidR="00330B20" w:rsidDel="006A36B1" w:rsidRDefault="00330B20">
      <w:pPr>
        <w:pStyle w:val="TFGtitulo2"/>
        <w:rPr>
          <w:del w:id="1927" w:author="David Vacas Miguel" w:date="2018-04-14T15:28:00Z"/>
        </w:rPr>
        <w:pPrChange w:id="1928" w:author="David Vacas Miguel" w:date="2018-04-14T16:44:00Z">
          <w:pPr>
            <w:pStyle w:val="LetranormalTFG"/>
          </w:pPr>
        </w:pPrChange>
      </w:pPr>
      <w:del w:id="1929"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1930" w:name="_Toc511483606"/>
        <w:bookmarkStart w:id="1931" w:name="_Toc511486367"/>
        <w:bookmarkStart w:id="1932" w:name="_Toc511486444"/>
        <w:bookmarkStart w:id="1933" w:name="_Toc511486635"/>
        <w:bookmarkEnd w:id="1930"/>
        <w:bookmarkEnd w:id="1931"/>
        <w:bookmarkEnd w:id="1932"/>
        <w:bookmarkEnd w:id="1933"/>
      </w:del>
    </w:p>
    <w:p w:rsidR="00330B20" w:rsidDel="006A36B1" w:rsidRDefault="00330B20">
      <w:pPr>
        <w:pStyle w:val="TFGtitulo2"/>
        <w:rPr>
          <w:del w:id="1934" w:author="David Vacas Miguel" w:date="2018-04-14T15:28:00Z"/>
        </w:rPr>
        <w:pPrChange w:id="1935" w:author="David Vacas Miguel" w:date="2018-04-14T16:44:00Z">
          <w:pPr>
            <w:pStyle w:val="LetranormalTFG"/>
          </w:pPr>
        </w:pPrChange>
      </w:pPr>
      <w:del w:id="1936"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1937" w:name="_Toc511483607"/>
        <w:bookmarkStart w:id="1938" w:name="_Toc511486368"/>
        <w:bookmarkStart w:id="1939" w:name="_Toc511486445"/>
        <w:bookmarkStart w:id="1940" w:name="_Toc511486636"/>
        <w:bookmarkEnd w:id="1937"/>
        <w:bookmarkEnd w:id="1938"/>
        <w:bookmarkEnd w:id="1939"/>
        <w:bookmarkEnd w:id="1940"/>
      </w:del>
    </w:p>
    <w:p w:rsidR="00330B20" w:rsidDel="006A36B1" w:rsidRDefault="00330B20">
      <w:pPr>
        <w:pStyle w:val="TFGtitulo2"/>
        <w:rPr>
          <w:del w:id="1941" w:author="David Vacas Miguel" w:date="2018-04-14T15:28:00Z"/>
        </w:rPr>
        <w:pPrChange w:id="1942" w:author="David Vacas Miguel" w:date="2018-04-14T16:44:00Z">
          <w:pPr>
            <w:pStyle w:val="LetranormalTFG"/>
            <w:numPr>
              <w:numId w:val="8"/>
            </w:numPr>
            <w:ind w:left="720" w:hanging="360"/>
          </w:pPr>
        </w:pPrChange>
      </w:pPr>
      <w:del w:id="1943"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1944" w:name="_Toc511483608"/>
        <w:bookmarkStart w:id="1945" w:name="_Toc511486369"/>
        <w:bookmarkStart w:id="1946" w:name="_Toc511486446"/>
        <w:bookmarkStart w:id="1947" w:name="_Toc511486637"/>
        <w:bookmarkEnd w:id="1944"/>
        <w:bookmarkEnd w:id="1945"/>
        <w:bookmarkEnd w:id="1946"/>
        <w:bookmarkEnd w:id="1947"/>
      </w:del>
    </w:p>
    <w:p w:rsidR="00330B20" w:rsidDel="006A36B1" w:rsidRDefault="00330B20">
      <w:pPr>
        <w:pStyle w:val="TFGtitulo2"/>
        <w:rPr>
          <w:del w:id="1948" w:author="David Vacas Miguel" w:date="2018-04-14T15:28:00Z"/>
        </w:rPr>
        <w:pPrChange w:id="1949" w:author="David Vacas Miguel" w:date="2018-04-14T16:44:00Z">
          <w:pPr>
            <w:pStyle w:val="LetranormalTFG"/>
            <w:numPr>
              <w:numId w:val="8"/>
            </w:numPr>
            <w:ind w:left="720" w:hanging="360"/>
          </w:pPr>
        </w:pPrChange>
      </w:pPr>
      <w:del w:id="1950"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1951" w:name="_Toc511483609"/>
        <w:bookmarkStart w:id="1952" w:name="_Toc511486370"/>
        <w:bookmarkStart w:id="1953" w:name="_Toc511486447"/>
        <w:bookmarkStart w:id="1954" w:name="_Toc511486638"/>
        <w:bookmarkEnd w:id="1951"/>
        <w:bookmarkEnd w:id="1952"/>
        <w:bookmarkEnd w:id="1953"/>
        <w:bookmarkEnd w:id="1954"/>
      </w:del>
    </w:p>
    <w:p w:rsidR="00330B20" w:rsidDel="006A36B1" w:rsidRDefault="00330B20">
      <w:pPr>
        <w:pStyle w:val="TFGtitulo2"/>
        <w:rPr>
          <w:del w:id="1955" w:author="David Vacas Miguel" w:date="2018-04-14T15:28:00Z"/>
        </w:rPr>
        <w:pPrChange w:id="1956" w:author="David Vacas Miguel" w:date="2018-04-14T16:44:00Z">
          <w:pPr>
            <w:pStyle w:val="LetranormalTFG"/>
            <w:numPr>
              <w:numId w:val="8"/>
            </w:numPr>
            <w:ind w:left="720" w:hanging="360"/>
          </w:pPr>
        </w:pPrChange>
      </w:pPr>
      <w:del w:id="1957"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1958" w:name="_Toc511483610"/>
        <w:bookmarkStart w:id="1959" w:name="_Toc511486371"/>
        <w:bookmarkStart w:id="1960" w:name="_Toc511486448"/>
        <w:bookmarkStart w:id="1961" w:name="_Toc511486639"/>
        <w:bookmarkEnd w:id="1958"/>
        <w:bookmarkEnd w:id="1959"/>
        <w:bookmarkEnd w:id="1960"/>
        <w:bookmarkEnd w:id="1961"/>
      </w:del>
    </w:p>
    <w:p w:rsidR="00330B20" w:rsidDel="006A36B1" w:rsidRDefault="00330B20">
      <w:pPr>
        <w:pStyle w:val="TFGtitulo2"/>
        <w:rPr>
          <w:del w:id="1962" w:author="David Vacas Miguel" w:date="2018-04-14T15:28:00Z"/>
        </w:rPr>
        <w:pPrChange w:id="1963" w:author="David Vacas Miguel" w:date="2018-04-14T16:44:00Z">
          <w:pPr>
            <w:pStyle w:val="LetranormalTFG"/>
            <w:numPr>
              <w:numId w:val="8"/>
            </w:numPr>
            <w:ind w:left="720" w:hanging="360"/>
          </w:pPr>
        </w:pPrChange>
      </w:pPr>
      <w:del w:id="1964" w:author="David Vacas Miguel" w:date="2018-04-14T15:28:00Z">
        <w:r w:rsidDel="006A36B1">
          <w:delText xml:space="preserve">.ui: Este archivo es el correspondiente a la interfaz gráfica. </w:delText>
        </w:r>
        <w:bookmarkStart w:id="1965" w:name="_Toc511483611"/>
        <w:bookmarkStart w:id="1966" w:name="_Toc511486372"/>
        <w:bookmarkStart w:id="1967" w:name="_Toc511486449"/>
        <w:bookmarkStart w:id="1968" w:name="_Toc511486640"/>
        <w:bookmarkEnd w:id="1965"/>
        <w:bookmarkEnd w:id="1966"/>
        <w:bookmarkEnd w:id="1967"/>
        <w:bookmarkEnd w:id="1968"/>
      </w:del>
    </w:p>
    <w:p w:rsidR="00330B20" w:rsidDel="006A36B1" w:rsidRDefault="00330B20">
      <w:pPr>
        <w:pStyle w:val="TFGtitulo2"/>
        <w:rPr>
          <w:del w:id="1969" w:author="David Vacas Miguel" w:date="2018-04-14T15:28:00Z"/>
        </w:rPr>
        <w:pPrChange w:id="1970" w:author="David Vacas Miguel" w:date="2018-04-14T16:44:00Z">
          <w:pPr>
            <w:pStyle w:val="LetranormalTFG"/>
          </w:pPr>
        </w:pPrChange>
      </w:pPr>
      <w:del w:id="1971"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1972" w:name="_Toc511483612"/>
        <w:bookmarkStart w:id="1973" w:name="_Toc511486373"/>
        <w:bookmarkStart w:id="1974" w:name="_Toc511486450"/>
        <w:bookmarkStart w:id="1975" w:name="_Toc511486641"/>
        <w:bookmarkEnd w:id="1972"/>
        <w:bookmarkEnd w:id="1973"/>
        <w:bookmarkEnd w:id="1974"/>
        <w:bookmarkEnd w:id="1975"/>
      </w:del>
    </w:p>
    <w:p w:rsidR="00330B20" w:rsidDel="006A36B1" w:rsidRDefault="006771EE">
      <w:pPr>
        <w:pStyle w:val="TFGtitulo2"/>
        <w:rPr>
          <w:del w:id="1976" w:author="David Vacas Miguel" w:date="2018-04-14T15:28:00Z"/>
        </w:rPr>
        <w:pPrChange w:id="1977" w:author="David Vacas Miguel" w:date="2018-04-14T16:44:00Z">
          <w:pPr>
            <w:pStyle w:val="LetranormalTFG"/>
          </w:pPr>
        </w:pPrChange>
      </w:pPr>
      <w:del w:id="1978"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1979" w:name="_Toc511483613"/>
        <w:bookmarkStart w:id="1980" w:name="_Toc511486374"/>
        <w:bookmarkStart w:id="1981" w:name="_Toc511486451"/>
        <w:bookmarkStart w:id="1982" w:name="_Toc511486642"/>
        <w:bookmarkEnd w:id="1979"/>
        <w:bookmarkEnd w:id="1980"/>
        <w:bookmarkEnd w:id="1981"/>
        <w:bookmarkEnd w:id="1982"/>
      </w:del>
    </w:p>
    <w:p w:rsidR="00330B20" w:rsidDel="006A36B1" w:rsidRDefault="00330B20">
      <w:pPr>
        <w:pStyle w:val="TFGtitulo2"/>
        <w:rPr>
          <w:del w:id="1983" w:author="David Vacas Miguel" w:date="2018-04-14T15:28:00Z"/>
        </w:rPr>
        <w:pPrChange w:id="1984" w:author="David Vacas Miguel" w:date="2018-04-14T16:44:00Z">
          <w:pPr>
            <w:pStyle w:val="LetranormalTFG"/>
            <w:jc w:val="center"/>
          </w:pPr>
        </w:pPrChange>
      </w:pPr>
      <w:del w:id="1985" w:author="David Vacas Miguel" w:date="2018-04-14T15:28:00Z">
        <w:r w:rsidDel="006A36B1">
          <w:rPr>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1986" w:name="_Toc511483614"/>
        <w:bookmarkStart w:id="1987" w:name="_Toc511486375"/>
        <w:bookmarkStart w:id="1988" w:name="_Toc511486452"/>
        <w:bookmarkStart w:id="1989" w:name="_Toc511486643"/>
        <w:bookmarkEnd w:id="1986"/>
        <w:bookmarkEnd w:id="1987"/>
        <w:bookmarkEnd w:id="1988"/>
        <w:bookmarkEnd w:id="1989"/>
      </w:del>
    </w:p>
    <w:p w:rsidR="00330B20" w:rsidDel="006A36B1" w:rsidRDefault="003278DE">
      <w:pPr>
        <w:pStyle w:val="TFGtitulo2"/>
        <w:rPr>
          <w:del w:id="1990" w:author="David Vacas Miguel" w:date="2018-04-14T15:28:00Z"/>
        </w:rPr>
        <w:pPrChange w:id="1991" w:author="David Vacas Miguel" w:date="2018-04-14T16:44:00Z">
          <w:pPr>
            <w:pStyle w:val="LetranormalTFG"/>
            <w:jc w:val="center"/>
          </w:pPr>
        </w:pPrChange>
      </w:pPr>
      <w:del w:id="1992"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1993" w:name="_Toc511483615"/>
        <w:bookmarkStart w:id="1994" w:name="_Toc511486376"/>
        <w:bookmarkStart w:id="1995" w:name="_Toc511486453"/>
        <w:bookmarkStart w:id="1996" w:name="_Toc511486644"/>
        <w:bookmarkEnd w:id="1993"/>
        <w:bookmarkEnd w:id="1994"/>
        <w:bookmarkEnd w:id="1995"/>
        <w:bookmarkEnd w:id="1996"/>
      </w:del>
    </w:p>
    <w:p w:rsidR="00330B20" w:rsidDel="006A36B1" w:rsidRDefault="00330B20">
      <w:pPr>
        <w:pStyle w:val="TFGtitulo2"/>
        <w:rPr>
          <w:del w:id="1997" w:author="David Vacas Miguel" w:date="2018-04-14T15:28:00Z"/>
        </w:rPr>
        <w:pPrChange w:id="1998" w:author="David Vacas Miguel" w:date="2018-04-14T16:44:00Z">
          <w:pPr>
            <w:pStyle w:val="LetranormalTFG"/>
            <w:jc w:val="left"/>
          </w:pPr>
        </w:pPrChange>
      </w:pPr>
      <w:bookmarkStart w:id="1999" w:name="_Toc511483616"/>
      <w:bookmarkStart w:id="2000" w:name="_Toc511486377"/>
      <w:bookmarkStart w:id="2001" w:name="_Toc511486454"/>
      <w:bookmarkStart w:id="2002" w:name="_Toc511486645"/>
      <w:bookmarkEnd w:id="1999"/>
      <w:bookmarkEnd w:id="2000"/>
      <w:bookmarkEnd w:id="2001"/>
      <w:bookmarkEnd w:id="2002"/>
    </w:p>
    <w:p w:rsidR="00330B20" w:rsidDel="006A36B1" w:rsidRDefault="00330B20">
      <w:pPr>
        <w:pStyle w:val="TFGtitulo2"/>
        <w:rPr>
          <w:del w:id="2003" w:author="David Vacas Miguel" w:date="2018-04-14T15:28:00Z"/>
        </w:rPr>
        <w:pPrChange w:id="2004" w:author="David Vacas Miguel" w:date="2018-04-14T16:44:00Z">
          <w:pPr>
            <w:pStyle w:val="LetranormalTFG"/>
            <w:jc w:val="left"/>
          </w:pPr>
        </w:pPrChange>
      </w:pPr>
      <w:del w:id="2005" w:author="David Vacas Miguel" w:date="2018-04-14T15:28:00Z">
        <w:r w:rsidDel="006A36B1">
          <w:delText>El fichero HelloWorld.pro es el que contiene la configuración del proyecto.</w:delText>
        </w:r>
        <w:bookmarkStart w:id="2006" w:name="_Toc511483617"/>
        <w:bookmarkStart w:id="2007" w:name="_Toc511486378"/>
        <w:bookmarkStart w:id="2008" w:name="_Toc511486455"/>
        <w:bookmarkStart w:id="2009" w:name="_Toc511486646"/>
        <w:bookmarkEnd w:id="2006"/>
        <w:bookmarkEnd w:id="2007"/>
        <w:bookmarkEnd w:id="2008"/>
        <w:bookmarkEnd w:id="2009"/>
      </w:del>
    </w:p>
    <w:p w:rsidR="00330B20" w:rsidDel="006A36B1" w:rsidRDefault="00330B20">
      <w:pPr>
        <w:pStyle w:val="TFGtitulo2"/>
        <w:rPr>
          <w:del w:id="2010" w:author="David Vacas Miguel" w:date="2018-04-14T15:28:00Z"/>
        </w:rPr>
        <w:pPrChange w:id="2011" w:author="David Vacas Miguel" w:date="2018-04-14T16:44:00Z">
          <w:pPr>
            <w:pStyle w:val="LetranormalTFG"/>
            <w:jc w:val="left"/>
          </w:pPr>
        </w:pPrChange>
      </w:pPr>
      <w:del w:id="2012"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013" w:name="_Toc511483618"/>
        <w:bookmarkStart w:id="2014" w:name="_Toc511486379"/>
        <w:bookmarkStart w:id="2015" w:name="_Toc511486456"/>
        <w:bookmarkStart w:id="2016" w:name="_Toc511486647"/>
        <w:bookmarkEnd w:id="2013"/>
        <w:bookmarkEnd w:id="2014"/>
        <w:bookmarkEnd w:id="2015"/>
        <w:bookmarkEnd w:id="2016"/>
      </w:del>
    </w:p>
    <w:p w:rsidR="00330B20" w:rsidDel="006A36B1" w:rsidRDefault="00330B20">
      <w:pPr>
        <w:pStyle w:val="TFGtitulo2"/>
        <w:rPr>
          <w:del w:id="2017" w:author="David Vacas Miguel" w:date="2018-04-14T15:28:00Z"/>
        </w:rPr>
        <w:pPrChange w:id="2018" w:author="David Vacas Miguel" w:date="2018-04-14T16:44:00Z">
          <w:pPr>
            <w:pStyle w:val="LetranormalTFG"/>
            <w:jc w:val="center"/>
          </w:pPr>
        </w:pPrChange>
      </w:pPr>
      <w:del w:id="2019" w:author="David Vacas Miguel" w:date="2018-04-14T15:28:00Z">
        <w:r w:rsidDel="006A36B1">
          <w:rPr>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020" w:name="_Toc511483619"/>
        <w:bookmarkStart w:id="2021" w:name="_Toc511486380"/>
        <w:bookmarkStart w:id="2022" w:name="_Toc511486457"/>
        <w:bookmarkStart w:id="2023" w:name="_Toc511486648"/>
        <w:bookmarkEnd w:id="2020"/>
        <w:bookmarkEnd w:id="2021"/>
        <w:bookmarkEnd w:id="2022"/>
        <w:bookmarkEnd w:id="2023"/>
      </w:del>
    </w:p>
    <w:p w:rsidR="00330B20" w:rsidDel="006A36B1" w:rsidRDefault="003278DE">
      <w:pPr>
        <w:pStyle w:val="TFGtitulo2"/>
        <w:rPr>
          <w:del w:id="2024" w:author="David Vacas Miguel" w:date="2018-04-14T15:28:00Z"/>
        </w:rPr>
        <w:pPrChange w:id="2025" w:author="David Vacas Miguel" w:date="2018-04-14T16:44:00Z">
          <w:pPr>
            <w:pStyle w:val="LetranormalTFG"/>
            <w:jc w:val="center"/>
          </w:pPr>
        </w:pPrChange>
      </w:pPr>
      <w:del w:id="2026" w:author="David Vacas Miguel" w:date="2018-04-14T15:28:00Z">
        <w:r w:rsidDel="006A36B1">
          <w:delText>Figura 11</w:delText>
        </w:r>
        <w:r w:rsidR="00330B20" w:rsidRPr="004571B0" w:rsidDel="006A36B1">
          <w:delText xml:space="preserve">. </w:delText>
        </w:r>
        <w:r w:rsidR="00330B20" w:rsidDel="006A36B1">
          <w:delText>Mainwindow.ui.</w:delText>
        </w:r>
        <w:bookmarkStart w:id="2027" w:name="_Toc511483620"/>
        <w:bookmarkStart w:id="2028" w:name="_Toc511486381"/>
        <w:bookmarkStart w:id="2029" w:name="_Toc511486458"/>
        <w:bookmarkStart w:id="2030" w:name="_Toc511486649"/>
        <w:bookmarkEnd w:id="2027"/>
        <w:bookmarkEnd w:id="2028"/>
        <w:bookmarkEnd w:id="2029"/>
        <w:bookmarkEnd w:id="2030"/>
      </w:del>
    </w:p>
    <w:p w:rsidR="00330B20" w:rsidDel="006A36B1" w:rsidRDefault="00330B20">
      <w:pPr>
        <w:pStyle w:val="TFGtitulo2"/>
        <w:rPr>
          <w:del w:id="2031" w:author="David Vacas Miguel" w:date="2018-04-14T15:28:00Z"/>
        </w:rPr>
        <w:pPrChange w:id="2032" w:author="David Vacas Miguel" w:date="2018-04-14T16:44:00Z">
          <w:pPr>
            <w:pStyle w:val="LetranormalTFG"/>
            <w:jc w:val="left"/>
          </w:pPr>
        </w:pPrChange>
      </w:pPr>
      <w:del w:id="2033"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034" w:name="_Toc511483621"/>
        <w:bookmarkStart w:id="2035" w:name="_Toc511486382"/>
        <w:bookmarkStart w:id="2036" w:name="_Toc511486459"/>
        <w:bookmarkStart w:id="2037" w:name="_Toc511486650"/>
        <w:bookmarkEnd w:id="2034"/>
        <w:bookmarkEnd w:id="2035"/>
        <w:bookmarkEnd w:id="2036"/>
        <w:bookmarkEnd w:id="2037"/>
      </w:del>
    </w:p>
    <w:p w:rsidR="00330B20" w:rsidDel="006A36B1" w:rsidRDefault="00330B20">
      <w:pPr>
        <w:pStyle w:val="TFGtitulo2"/>
        <w:rPr>
          <w:del w:id="2038" w:author="David Vacas Miguel" w:date="2018-04-14T15:28:00Z"/>
        </w:rPr>
        <w:pPrChange w:id="2039" w:author="David Vacas Miguel" w:date="2018-04-14T16:44:00Z">
          <w:pPr>
            <w:pStyle w:val="LetranormalTFG"/>
            <w:jc w:val="center"/>
          </w:pPr>
        </w:pPrChange>
      </w:pPr>
      <w:del w:id="2040" w:author="David Vacas Miguel" w:date="2018-04-14T15:28:00Z">
        <w:r w:rsidDel="006A36B1">
          <w:rPr>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041" w:name="_Toc511483622"/>
        <w:bookmarkStart w:id="2042" w:name="_Toc511486383"/>
        <w:bookmarkStart w:id="2043" w:name="_Toc511486460"/>
        <w:bookmarkStart w:id="2044" w:name="_Toc511486651"/>
        <w:bookmarkEnd w:id="2041"/>
        <w:bookmarkEnd w:id="2042"/>
        <w:bookmarkEnd w:id="2043"/>
        <w:bookmarkEnd w:id="2044"/>
      </w:del>
    </w:p>
    <w:p w:rsidR="00330B20" w:rsidDel="006A36B1" w:rsidRDefault="003278DE">
      <w:pPr>
        <w:pStyle w:val="TFGtitulo2"/>
        <w:rPr>
          <w:del w:id="2045" w:author="David Vacas Miguel" w:date="2018-04-14T15:28:00Z"/>
        </w:rPr>
        <w:pPrChange w:id="2046" w:author="David Vacas Miguel" w:date="2018-04-14T16:44:00Z">
          <w:pPr>
            <w:pStyle w:val="LetranormalTFG"/>
            <w:ind w:left="720"/>
            <w:jc w:val="center"/>
          </w:pPr>
        </w:pPrChange>
      </w:pPr>
      <w:del w:id="2047"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048" w:name="_Toc511483623"/>
        <w:bookmarkStart w:id="2049" w:name="_Toc511486384"/>
        <w:bookmarkStart w:id="2050" w:name="_Toc511486461"/>
        <w:bookmarkStart w:id="2051" w:name="_Toc511486652"/>
        <w:bookmarkEnd w:id="2048"/>
        <w:bookmarkEnd w:id="2049"/>
        <w:bookmarkEnd w:id="2050"/>
        <w:bookmarkEnd w:id="2051"/>
      </w:del>
    </w:p>
    <w:p w:rsidR="008531E6" w:rsidDel="006A36B1" w:rsidRDefault="00330B20">
      <w:pPr>
        <w:pStyle w:val="TFGtitulo2"/>
        <w:rPr>
          <w:del w:id="2052" w:author="David Vacas Miguel" w:date="2018-04-14T15:28:00Z"/>
        </w:rPr>
        <w:pPrChange w:id="2053" w:author="David Vacas Miguel" w:date="2018-04-14T16:44:00Z">
          <w:pPr>
            <w:pStyle w:val="LetranormalTFG"/>
          </w:pPr>
        </w:pPrChange>
      </w:pPr>
      <w:del w:id="2054" w:author="David Vacas Miguel" w:date="2018-04-14T15:28:00Z">
        <w:r w:rsidDel="006A36B1">
          <w:delText>Solo se necesitará añadir la cabecera del método en mainWindow.h y el programa estará terminado.</w:delText>
        </w:r>
        <w:bookmarkStart w:id="2055" w:name="_Toc511483624"/>
        <w:bookmarkStart w:id="2056" w:name="_Toc511486385"/>
        <w:bookmarkStart w:id="2057" w:name="_Toc511486462"/>
        <w:bookmarkStart w:id="2058" w:name="_Toc511486653"/>
        <w:bookmarkEnd w:id="2055"/>
        <w:bookmarkEnd w:id="2056"/>
        <w:bookmarkEnd w:id="2057"/>
        <w:bookmarkEnd w:id="2058"/>
      </w:del>
    </w:p>
    <w:p w:rsidR="00BC3217" w:rsidDel="006A36B1" w:rsidRDefault="00BC3217">
      <w:pPr>
        <w:pStyle w:val="TFGtitulo2"/>
        <w:rPr>
          <w:del w:id="2059" w:author="David Vacas Miguel" w:date="2018-04-14T15:28:00Z"/>
          <w:rFonts w:ascii="Arial" w:hAnsi="Arial"/>
          <w:sz w:val="36"/>
        </w:rPr>
        <w:pPrChange w:id="2060" w:author="David Vacas Miguel" w:date="2018-04-14T16:44:00Z">
          <w:pPr/>
        </w:pPrChange>
      </w:pPr>
      <w:del w:id="2061" w:author="David Vacas Miguel" w:date="2018-04-14T15:28:00Z">
        <w:r w:rsidDel="006A36B1">
          <w:br w:type="page"/>
        </w:r>
      </w:del>
    </w:p>
    <w:p w:rsidR="00BC3217" w:rsidDel="00627EFB" w:rsidRDefault="00BC3217">
      <w:pPr>
        <w:pStyle w:val="TFGtitulo2"/>
        <w:rPr>
          <w:del w:id="2062" w:author="David Vacas Miguel" w:date="2018-04-14T16:20:00Z"/>
        </w:rPr>
        <w:pPrChange w:id="2063" w:author="David Vacas Miguel" w:date="2018-04-14T16:44:00Z">
          <w:pPr>
            <w:pStyle w:val="TFGtitulo2"/>
            <w:numPr>
              <w:numId w:val="14"/>
            </w:numPr>
            <w:ind w:left="360" w:hanging="360"/>
          </w:pPr>
        </w:pPrChange>
      </w:pPr>
      <w:del w:id="2064" w:author="David Vacas Miguel" w:date="2018-04-14T15:28:00Z">
        <w:r w:rsidDel="006A36B1">
          <w:delText>OpenGL</w:delText>
        </w:r>
      </w:del>
    </w:p>
    <w:p w:rsidR="006771EE" w:rsidDel="00DB2C93" w:rsidRDefault="006771EE">
      <w:pPr>
        <w:pStyle w:val="TFGtitulo2"/>
        <w:rPr>
          <w:del w:id="2065" w:author="David Vacas Miguel" w:date="2018-04-14T16:44:00Z"/>
        </w:rPr>
        <w:pPrChange w:id="2066" w:author="David Vacas Miguel" w:date="2018-04-14T16:44:00Z">
          <w:pPr>
            <w:pStyle w:val="LetranormalTFG"/>
          </w:pPr>
        </w:pPrChange>
      </w:pPr>
      <w:bookmarkStart w:id="2067" w:name="_Toc511486387"/>
      <w:bookmarkStart w:id="2068" w:name="_Toc511486464"/>
      <w:bookmarkStart w:id="2069" w:name="_Toc511486655"/>
      <w:bookmarkEnd w:id="2067"/>
      <w:bookmarkEnd w:id="2068"/>
      <w:bookmarkEnd w:id="2069"/>
    </w:p>
    <w:p w:rsidR="00911EEA" w:rsidDel="006A36B1" w:rsidRDefault="00911EEA">
      <w:pPr>
        <w:pStyle w:val="TFGtitulo2"/>
        <w:rPr>
          <w:del w:id="2070" w:author="David Vacas Miguel" w:date="2018-04-14T15:28:00Z"/>
        </w:rPr>
        <w:pPrChange w:id="2071" w:author="David Vacas Miguel" w:date="2018-04-14T16:44:00Z">
          <w:pPr>
            <w:pStyle w:val="LetranormalTFG"/>
            <w:jc w:val="center"/>
          </w:pPr>
        </w:pPrChange>
      </w:pPr>
      <w:moveFromRangeStart w:id="2072" w:author="Alberto Herrán González" w:date="2018-03-31T13:47:00Z" w:name="move510267391"/>
      <w:moveFrom w:id="2073" w:author="Alberto Herrán González" w:date="2018-03-31T13:47:00Z">
        <w:del w:id="2074" w:author="David Vacas Miguel" w:date="2018-04-14T16:44:00Z">
          <w:r w:rsidDel="00DB2C93">
            <w:rPr>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075" w:name="_Toc511486388"/>
      <w:bookmarkStart w:id="2076" w:name="_Toc511486465"/>
      <w:bookmarkStart w:id="2077" w:name="_Toc511486656"/>
      <w:bookmarkEnd w:id="2075"/>
      <w:bookmarkEnd w:id="2076"/>
      <w:bookmarkEnd w:id="2077"/>
      <w:moveFromRangeEnd w:id="2072"/>
    </w:p>
    <w:p w:rsidR="00F26411" w:rsidDel="006A36B1" w:rsidRDefault="00F26411">
      <w:pPr>
        <w:pStyle w:val="TFGtitulo2"/>
        <w:rPr>
          <w:del w:id="2078" w:author="David Vacas Miguel" w:date="2018-04-14T15:28:00Z"/>
        </w:rPr>
        <w:pPrChange w:id="2079" w:author="David Vacas Miguel" w:date="2018-04-14T16:44:00Z">
          <w:pPr>
            <w:pStyle w:val="LetranormalTFG"/>
          </w:pPr>
        </w:pPrChange>
      </w:pPr>
      <w:del w:id="2080"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081" w:name="_Toc511486389"/>
        <w:bookmarkStart w:id="2082" w:name="_Toc511486466"/>
        <w:bookmarkStart w:id="2083" w:name="_Toc511486657"/>
        <w:bookmarkEnd w:id="2081"/>
        <w:bookmarkEnd w:id="2082"/>
        <w:bookmarkEnd w:id="2083"/>
      </w:del>
    </w:p>
    <w:p w:rsidR="00F26411" w:rsidDel="006A36B1" w:rsidRDefault="00F26411">
      <w:pPr>
        <w:pStyle w:val="TFGtitulo2"/>
        <w:rPr>
          <w:del w:id="2084" w:author="David Vacas Miguel" w:date="2018-04-14T15:28:00Z"/>
        </w:rPr>
        <w:pPrChange w:id="2085" w:author="David Vacas Miguel" w:date="2018-04-14T16:44:00Z">
          <w:pPr>
            <w:pStyle w:val="LetranormalTFG"/>
          </w:pPr>
        </w:pPrChange>
      </w:pPr>
      <w:del w:id="2086"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087" w:name="_Toc511486390"/>
        <w:bookmarkStart w:id="2088" w:name="_Toc511486467"/>
        <w:bookmarkStart w:id="2089" w:name="_Toc511486658"/>
        <w:bookmarkEnd w:id="2087"/>
        <w:bookmarkEnd w:id="2088"/>
        <w:bookmarkEnd w:id="2089"/>
      </w:del>
    </w:p>
    <w:p w:rsidR="00F26411" w:rsidDel="006A36B1" w:rsidRDefault="00F26411">
      <w:pPr>
        <w:pStyle w:val="TFGtitulo2"/>
        <w:rPr>
          <w:del w:id="2090" w:author="David Vacas Miguel" w:date="2018-04-14T15:28:00Z"/>
        </w:rPr>
        <w:pPrChange w:id="2091" w:author="David Vacas Miguel" w:date="2018-04-14T16:44:00Z">
          <w:pPr>
            <w:pStyle w:val="LetranormalTFG"/>
            <w:numPr>
              <w:numId w:val="6"/>
            </w:numPr>
            <w:ind w:left="720" w:hanging="360"/>
          </w:pPr>
        </w:pPrChange>
      </w:pPr>
      <w:del w:id="2092" w:author="David Vacas Miguel" w:date="2018-04-14T15:28:00Z">
        <w:r w:rsidDel="006A36B1">
          <w:delText>Construir formas geométricas a partir de las primitivas que este te proporciona.</w:delText>
        </w:r>
        <w:bookmarkStart w:id="2093" w:name="_Toc511486391"/>
        <w:bookmarkStart w:id="2094" w:name="_Toc511486468"/>
        <w:bookmarkStart w:id="2095" w:name="_Toc511486659"/>
        <w:bookmarkEnd w:id="2093"/>
        <w:bookmarkEnd w:id="2094"/>
        <w:bookmarkEnd w:id="2095"/>
      </w:del>
    </w:p>
    <w:p w:rsidR="00F26411" w:rsidDel="006A36B1" w:rsidRDefault="00F26411">
      <w:pPr>
        <w:pStyle w:val="TFGtitulo2"/>
        <w:rPr>
          <w:del w:id="2096" w:author="David Vacas Miguel" w:date="2018-04-14T15:28:00Z"/>
        </w:rPr>
        <w:pPrChange w:id="2097" w:author="David Vacas Miguel" w:date="2018-04-14T16:44:00Z">
          <w:pPr>
            <w:pStyle w:val="LetranormalTFG"/>
            <w:numPr>
              <w:numId w:val="6"/>
            </w:numPr>
            <w:ind w:left="720" w:hanging="360"/>
          </w:pPr>
        </w:pPrChange>
      </w:pPr>
      <w:del w:id="2098" w:author="David Vacas Miguel" w:date="2018-04-14T15:28:00Z">
        <w:r w:rsidDel="006A36B1">
          <w:delText>Ubicar los objetos en la escena.</w:delText>
        </w:r>
        <w:bookmarkStart w:id="2099" w:name="_Toc511486392"/>
        <w:bookmarkStart w:id="2100" w:name="_Toc511486469"/>
        <w:bookmarkStart w:id="2101" w:name="_Toc511486660"/>
        <w:bookmarkEnd w:id="2099"/>
        <w:bookmarkEnd w:id="2100"/>
        <w:bookmarkEnd w:id="2101"/>
      </w:del>
    </w:p>
    <w:p w:rsidR="00F26411" w:rsidDel="006A36B1" w:rsidRDefault="00F26411">
      <w:pPr>
        <w:pStyle w:val="TFGtitulo2"/>
        <w:rPr>
          <w:del w:id="2102" w:author="David Vacas Miguel" w:date="2018-04-14T15:28:00Z"/>
        </w:rPr>
        <w:pPrChange w:id="2103" w:author="David Vacas Miguel" w:date="2018-04-14T16:44:00Z">
          <w:pPr>
            <w:pStyle w:val="LetranormalTFG"/>
            <w:numPr>
              <w:numId w:val="6"/>
            </w:numPr>
            <w:ind w:left="720" w:hanging="360"/>
          </w:pPr>
        </w:pPrChange>
      </w:pPr>
      <w:del w:id="2104" w:author="David Vacas Miguel" w:date="2018-04-14T15:28:00Z">
        <w:r w:rsidDel="006A36B1">
          <w:delText>Ubicar el punto desde el que se visualiza la escena.</w:delText>
        </w:r>
        <w:bookmarkStart w:id="2105" w:name="_Toc511486393"/>
        <w:bookmarkStart w:id="2106" w:name="_Toc511486470"/>
        <w:bookmarkStart w:id="2107" w:name="_Toc511486661"/>
        <w:bookmarkEnd w:id="2105"/>
        <w:bookmarkEnd w:id="2106"/>
        <w:bookmarkEnd w:id="2107"/>
      </w:del>
    </w:p>
    <w:p w:rsidR="00F26411" w:rsidDel="006A36B1" w:rsidRDefault="00F26411">
      <w:pPr>
        <w:pStyle w:val="TFGtitulo2"/>
        <w:rPr>
          <w:del w:id="2108" w:author="David Vacas Miguel" w:date="2018-04-14T15:28:00Z"/>
        </w:rPr>
        <w:pPrChange w:id="2109" w:author="David Vacas Miguel" w:date="2018-04-14T16:44:00Z">
          <w:pPr>
            <w:pStyle w:val="LetranormalTFG"/>
            <w:numPr>
              <w:numId w:val="6"/>
            </w:numPr>
            <w:ind w:left="720" w:hanging="360"/>
          </w:pPr>
        </w:pPrChange>
      </w:pPr>
      <w:del w:id="2110" w:author="David Vacas Miguel" w:date="2018-04-14T15:28:00Z">
        <w:r w:rsidDel="006A36B1">
          <w:delText>Poner color o texturas.</w:delText>
        </w:r>
        <w:bookmarkStart w:id="2111" w:name="_Toc511486394"/>
        <w:bookmarkStart w:id="2112" w:name="_Toc511486471"/>
        <w:bookmarkStart w:id="2113" w:name="_Toc511486662"/>
        <w:bookmarkEnd w:id="2111"/>
        <w:bookmarkEnd w:id="2112"/>
        <w:bookmarkEnd w:id="2113"/>
      </w:del>
    </w:p>
    <w:p w:rsidR="00F26411" w:rsidDel="006A36B1" w:rsidRDefault="00F26411">
      <w:pPr>
        <w:pStyle w:val="TFGtitulo2"/>
        <w:rPr>
          <w:del w:id="2114" w:author="David Vacas Miguel" w:date="2018-04-14T15:28:00Z"/>
        </w:rPr>
        <w:pPrChange w:id="2115" w:author="David Vacas Miguel" w:date="2018-04-14T16:44:00Z">
          <w:pPr>
            <w:pStyle w:val="LetranormalTFG"/>
            <w:numPr>
              <w:numId w:val="6"/>
            </w:numPr>
            <w:ind w:left="720" w:hanging="360"/>
          </w:pPr>
        </w:pPrChange>
      </w:pPr>
      <w:del w:id="2116" w:author="David Vacas Miguel" w:date="2018-04-14T15:28:00Z">
        <w:r w:rsidDel="006A36B1">
          <w:delText>Crear luces.</w:delText>
        </w:r>
        <w:bookmarkStart w:id="2117" w:name="_Toc511486395"/>
        <w:bookmarkStart w:id="2118" w:name="_Toc511486472"/>
        <w:bookmarkStart w:id="2119" w:name="_Toc511486663"/>
        <w:bookmarkEnd w:id="2117"/>
        <w:bookmarkEnd w:id="2118"/>
        <w:bookmarkEnd w:id="2119"/>
      </w:del>
    </w:p>
    <w:p w:rsidR="00F26411" w:rsidDel="006A36B1" w:rsidRDefault="00F26411">
      <w:pPr>
        <w:pStyle w:val="TFGtitulo2"/>
        <w:rPr>
          <w:del w:id="2120" w:author="David Vacas Miguel" w:date="2018-04-14T15:28:00Z"/>
        </w:rPr>
        <w:pPrChange w:id="2121" w:author="David Vacas Miguel" w:date="2018-04-14T16:44:00Z">
          <w:pPr>
            <w:pStyle w:val="LetranormalTFG"/>
            <w:numPr>
              <w:numId w:val="6"/>
            </w:numPr>
            <w:ind w:left="720" w:hanging="360"/>
          </w:pPr>
        </w:pPrChange>
      </w:pPr>
      <w:del w:id="2122" w:author="David Vacas Miguel" w:date="2018-04-14T15:28:00Z">
        <w:r w:rsidDel="006A36B1">
          <w:delText>Realizar la rasterización.</w:delText>
        </w:r>
        <w:bookmarkStart w:id="2123" w:name="_Toc511486396"/>
        <w:bookmarkStart w:id="2124" w:name="_Toc511486473"/>
        <w:bookmarkStart w:id="2125" w:name="_Toc511486664"/>
        <w:bookmarkEnd w:id="2123"/>
        <w:bookmarkEnd w:id="2124"/>
        <w:bookmarkEnd w:id="2125"/>
      </w:del>
    </w:p>
    <w:p w:rsidR="00293F11" w:rsidRPr="004921E5" w:rsidDel="006A36B1" w:rsidRDefault="00293F11">
      <w:pPr>
        <w:pStyle w:val="TFGtitulo2"/>
        <w:rPr>
          <w:ins w:id="2126" w:author="David Vacas Miguel [2]" w:date="2017-08-07T22:10:00Z"/>
          <w:del w:id="2127" w:author="David Vacas Miguel" w:date="2018-04-14T15:28:00Z"/>
        </w:rPr>
        <w:pPrChange w:id="2128" w:author="David Vacas Miguel" w:date="2018-04-14T16:44:00Z">
          <w:pPr/>
        </w:pPrChange>
      </w:pPr>
      <w:del w:id="2129" w:author="David Vacas Miguel" w:date="2018-04-14T15:28:00Z">
        <w:r w:rsidDel="006A36B1">
          <w:delText>Las funciones básicas y de mayor importancia que nos proporciona OpenGL con Qt son las siguientes:</w:delText>
        </w:r>
      </w:del>
      <w:bookmarkStart w:id="2130" w:name="_Toc511486397"/>
      <w:bookmarkStart w:id="2131" w:name="_Toc511486474"/>
      <w:bookmarkStart w:id="2132" w:name="_Toc511486665"/>
      <w:bookmarkEnd w:id="2130"/>
      <w:bookmarkEnd w:id="2131"/>
      <w:bookmarkEnd w:id="2132"/>
    </w:p>
    <w:p w:rsidR="00293F11" w:rsidDel="006A36B1" w:rsidRDefault="00293F11">
      <w:pPr>
        <w:pStyle w:val="TFGtitulo2"/>
        <w:rPr>
          <w:ins w:id="2133" w:author="David Vacas Miguel [2]" w:date="2017-08-07T22:10:00Z"/>
          <w:del w:id="2134" w:author="David Vacas Miguel" w:date="2018-04-14T15:28:00Z"/>
        </w:rPr>
        <w:pPrChange w:id="2135" w:author="David Vacas Miguel" w:date="2018-04-14T16:44:00Z">
          <w:pPr/>
        </w:pPrChange>
      </w:pPr>
      <w:ins w:id="2136" w:author="David Vacas Miguel [2]" w:date="2017-08-07T22:10:00Z">
        <w:del w:id="2137" w:author="David Vacas Miguel" w:date="2018-04-14T15:28:00Z">
          <w:r w:rsidDel="006A36B1">
            <w:delText>initializeGL</w:delText>
          </w:r>
        </w:del>
      </w:ins>
      <w:ins w:id="2138" w:author="David Vacas Miguel [2]" w:date="2017-08-07T22:11:00Z">
        <w:del w:id="2139" w:author="David Vacas Miguel" w:date="2018-04-14T15:28:00Z">
          <w:r w:rsidDel="006A36B1">
            <w:delText>()</w:delText>
          </w:r>
        </w:del>
      </w:ins>
      <w:ins w:id="2140" w:author="David Vacas Miguel [2]" w:date="2017-08-07T22:10:00Z">
        <w:del w:id="2141" w:author="David Vacas Miguel" w:date="2018-04-14T15:28:00Z">
          <w:r w:rsidDel="006A36B1">
            <w:delText xml:space="preserve">: </w:delText>
          </w:r>
        </w:del>
      </w:ins>
      <w:ins w:id="2142" w:author="David Vacas Miguel [2]" w:date="2017-08-07T22:28:00Z">
        <w:del w:id="2143" w:author="David Vacas Miguel" w:date="2018-04-14T15:28:00Z">
          <w:r w:rsidDel="006A36B1">
            <w:delText>Esta función se ejecuta</w:delText>
          </w:r>
        </w:del>
      </w:ins>
      <w:ins w:id="2144" w:author="David Vacas Miguel [2]" w:date="2017-08-07T22:29:00Z">
        <w:del w:id="2145" w:author="David Vacas Miguel" w:date="2018-04-14T15:28:00Z">
          <w:r w:rsidDel="006A36B1">
            <w:delText xml:space="preserve"> una sola vez y</w:delText>
          </w:r>
        </w:del>
      </w:ins>
      <w:ins w:id="2146" w:author="David Vacas Miguel [2]" w:date="2017-08-07T22:28:00Z">
        <w:del w:id="2147" w:author="David Vacas Miguel" w:date="2018-04-14T15:28:00Z">
          <w:r w:rsidDel="006A36B1">
            <w:delText xml:space="preserve"> </w:delText>
          </w:r>
        </w:del>
      </w:ins>
      <w:ins w:id="2148" w:author="David Vacas Miguel [2]" w:date="2017-08-07T22:53:00Z">
        <w:del w:id="2149" w:author="David Vacas Miguel" w:date="2018-04-14T15:28:00Z">
          <w:r w:rsidDel="006A36B1">
            <w:delText>antes que las otras dos funciones</w:delText>
          </w:r>
        </w:del>
      </w:ins>
      <w:ins w:id="2150" w:author="David Vacas Miguel [2]" w:date="2017-08-07T22:30:00Z">
        <w:del w:id="2151" w:author="David Vacas Miguel" w:date="2018-04-14T15:28:00Z">
          <w:r w:rsidDel="006A36B1">
            <w:delText xml:space="preserve">. Por lo </w:delText>
          </w:r>
        </w:del>
      </w:ins>
      <w:del w:id="2152" w:author="David Vacas Miguel" w:date="2018-04-14T15:28:00Z">
        <w:r w:rsidDel="006A36B1">
          <w:delText>tanto,</w:delText>
        </w:r>
      </w:del>
      <w:ins w:id="2153" w:author="David Vacas Miguel [2]" w:date="2017-08-07T22:30:00Z">
        <w:del w:id="2154" w:author="David Vacas Miguel" w:date="2018-04-14T15:28:00Z">
          <w:r w:rsidDel="006A36B1">
            <w:delText xml:space="preserve"> se utiliza para inicializar y configurar todo lo necesario para la </w:delText>
          </w:r>
        </w:del>
      </w:ins>
      <w:ins w:id="2155" w:author="David Vacas Miguel [2]" w:date="2017-08-07T22:31:00Z">
        <w:del w:id="2156" w:author="David Vacas Miguel" w:date="2018-04-14T15:28:00Z">
          <w:r w:rsidDel="006A36B1">
            <w:delText>utilización</w:delText>
          </w:r>
        </w:del>
      </w:ins>
      <w:ins w:id="2157" w:author="David Vacas Miguel [2]" w:date="2017-08-07T22:30:00Z">
        <w:del w:id="2158" w:author="David Vacas Miguel" w:date="2018-04-14T15:28:00Z">
          <w:r w:rsidDel="006A36B1">
            <w:delText xml:space="preserve"> </w:delText>
          </w:r>
        </w:del>
      </w:ins>
      <w:ins w:id="2159" w:author="David Vacas Miguel [2]" w:date="2017-08-07T22:31:00Z">
        <w:del w:id="2160" w:author="David Vacas Miguel" w:date="2018-04-14T15:28:00Z">
          <w:r w:rsidDel="006A36B1">
            <w:delText>de OpenGL u otros.</w:delText>
          </w:r>
        </w:del>
      </w:ins>
      <w:bookmarkStart w:id="2161" w:name="_Toc511486398"/>
      <w:bookmarkStart w:id="2162" w:name="_Toc511486475"/>
      <w:bookmarkStart w:id="2163" w:name="_Toc511486666"/>
      <w:bookmarkEnd w:id="2161"/>
      <w:bookmarkEnd w:id="2162"/>
      <w:bookmarkEnd w:id="2163"/>
    </w:p>
    <w:p w:rsidR="00293F11" w:rsidDel="006A36B1" w:rsidRDefault="00293F11">
      <w:pPr>
        <w:pStyle w:val="TFGtitulo2"/>
        <w:rPr>
          <w:ins w:id="2164" w:author="David Vacas Miguel [2]" w:date="2017-08-07T22:10:00Z"/>
          <w:del w:id="2165" w:author="David Vacas Miguel" w:date="2018-04-14T15:28:00Z"/>
        </w:rPr>
        <w:pPrChange w:id="2166" w:author="David Vacas Miguel" w:date="2018-04-14T16:44:00Z">
          <w:pPr/>
        </w:pPrChange>
      </w:pPr>
      <w:ins w:id="2167" w:author="David Vacas Miguel [2]" w:date="2017-08-07T22:10:00Z">
        <w:del w:id="2168" w:author="David Vacas Miguel" w:date="2018-04-14T15:28:00Z">
          <w:r w:rsidDel="006A36B1">
            <w:delText>paintGL</w:delText>
          </w:r>
        </w:del>
      </w:ins>
      <w:ins w:id="2169" w:author="David Vacas Miguel [2]" w:date="2017-08-07T22:11:00Z">
        <w:del w:id="2170" w:author="David Vacas Miguel" w:date="2018-04-14T15:28:00Z">
          <w:r w:rsidDel="006A36B1">
            <w:delText>()</w:delText>
          </w:r>
        </w:del>
      </w:ins>
      <w:ins w:id="2171" w:author="David Vacas Miguel [2]" w:date="2017-08-07T22:10:00Z">
        <w:del w:id="2172" w:author="David Vacas Miguel" w:date="2018-04-14T15:28:00Z">
          <w:r w:rsidDel="006A36B1">
            <w:delText>:</w:delText>
          </w:r>
        </w:del>
      </w:ins>
      <w:ins w:id="2173" w:author="David Vacas Miguel [2]" w:date="2017-08-08T11:50:00Z">
        <w:del w:id="2174" w:author="David Vacas Miguel" w:date="2018-04-14T15:28:00Z">
          <w:r w:rsidDel="006A36B1">
            <w:delText xml:space="preserve"> Esta función es la que renderiza la escena de</w:delText>
          </w:r>
        </w:del>
      </w:ins>
      <w:ins w:id="2175" w:author="David Vacas Miguel [2]" w:date="2017-08-08T11:51:00Z">
        <w:del w:id="2176" w:author="David Vacas Miguel" w:date="2018-04-14T15:28:00Z">
          <w:r w:rsidDel="006A36B1">
            <w:delText xml:space="preserve"> </w:delText>
          </w:r>
        </w:del>
      </w:ins>
      <w:ins w:id="2177" w:author="David Vacas Miguel [2]" w:date="2017-08-08T11:50:00Z">
        <w:del w:id="2178" w:author="David Vacas Miguel" w:date="2018-04-14T15:28:00Z">
          <w:r w:rsidDel="006A36B1">
            <w:delText>OpenGL</w:delText>
          </w:r>
        </w:del>
      </w:ins>
      <w:ins w:id="2179" w:author="David Vacas Miguel [2]" w:date="2017-08-08T11:51:00Z">
        <w:del w:id="2180" w:author="David Vacas Miguel" w:date="2018-04-14T15:28:00Z">
          <w:r w:rsidDel="006A36B1">
            <w:delText xml:space="preserve"> y se llama siempre que el widget necesite ser actualizado</w:delText>
          </w:r>
        </w:del>
      </w:ins>
      <w:ins w:id="2181" w:author="David Vacas Miguel [2]" w:date="2017-08-08T11:52:00Z">
        <w:del w:id="2182" w:author="David Vacas Miguel" w:date="2018-04-14T15:28:00Z">
          <w:r w:rsidDel="006A36B1">
            <w:delText>.</w:delText>
          </w:r>
        </w:del>
      </w:ins>
      <w:del w:id="2183"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184" w:name="_Toc511486399"/>
      <w:bookmarkStart w:id="2185" w:name="_Toc511486476"/>
      <w:bookmarkStart w:id="2186" w:name="_Toc511486667"/>
      <w:bookmarkEnd w:id="2184"/>
      <w:bookmarkEnd w:id="2185"/>
      <w:bookmarkEnd w:id="2186"/>
    </w:p>
    <w:p w:rsidR="00293F11" w:rsidDel="006A36B1" w:rsidRDefault="00293F11">
      <w:pPr>
        <w:pStyle w:val="TFGtitulo2"/>
        <w:rPr>
          <w:del w:id="2187" w:author="David Vacas Miguel" w:date="2018-04-14T15:28:00Z"/>
        </w:rPr>
        <w:pPrChange w:id="2188" w:author="David Vacas Miguel" w:date="2018-04-14T16:44:00Z">
          <w:pPr>
            <w:pStyle w:val="LetranormalTFG"/>
            <w:numPr>
              <w:numId w:val="6"/>
            </w:numPr>
            <w:ind w:left="720" w:hanging="360"/>
          </w:pPr>
        </w:pPrChange>
      </w:pPr>
      <w:ins w:id="2189" w:author="David Vacas Miguel [2]" w:date="2017-08-07T22:10:00Z">
        <w:del w:id="2190" w:author="David Vacas Miguel" w:date="2018-04-14T15:28:00Z">
          <w:r w:rsidDel="006A36B1">
            <w:delText>resizeGL</w:delText>
          </w:r>
        </w:del>
      </w:ins>
      <w:ins w:id="2191" w:author="David Vacas Miguel [2]" w:date="2017-08-07T22:11:00Z">
        <w:del w:id="2192" w:author="David Vacas Miguel" w:date="2018-04-14T15:28:00Z">
          <w:r w:rsidDel="006A36B1">
            <w:delText>(int w, int h)</w:delText>
          </w:r>
        </w:del>
      </w:ins>
      <w:ins w:id="2193" w:author="David Vacas Miguel [2]" w:date="2017-08-07T22:10:00Z">
        <w:del w:id="2194" w:author="David Vacas Miguel" w:date="2018-04-14T15:28:00Z">
          <w:r w:rsidDel="006A36B1">
            <w:delText>:</w:delText>
          </w:r>
        </w:del>
      </w:ins>
      <w:ins w:id="2195" w:author="David Vacas Miguel [2]" w:date="2017-08-08T11:53:00Z">
        <w:del w:id="2196" w:author="David Vacas Miguel" w:date="2018-04-14T15:28:00Z">
          <w:r w:rsidDel="006A36B1">
            <w:delText xml:space="preserve"> En este método se debe configurar el viewport</w:delText>
          </w:r>
        </w:del>
      </w:ins>
      <w:del w:id="2197" w:author="David Vacas Miguel" w:date="2018-04-14T15:28:00Z">
        <w:r w:rsidDel="006A36B1">
          <w:delText xml:space="preserve"> (los parámetros de entrada w y h son el ancho y el alto respectivamente de la zona donde se podrá visualizar el código desarrollado en OpenGL)</w:delText>
        </w:r>
      </w:del>
      <w:ins w:id="2198" w:author="David Vacas Miguel [2]" w:date="2017-08-08T11:53:00Z">
        <w:del w:id="2199" w:author="David Vacas Miguel" w:date="2018-04-14T15:28:00Z">
          <w:r w:rsidDel="006A36B1">
            <w:delText>, el tipo de vista (</w:delText>
          </w:r>
        </w:del>
      </w:ins>
      <w:del w:id="2200" w:author="David Vacas Miguel" w:date="2018-04-14T15:28:00Z">
        <w:r w:rsidDel="006A36B1">
          <w:delText>perspectiva</w:delText>
        </w:r>
      </w:del>
      <w:ins w:id="2201" w:author="David Vacas Miguel [2]" w:date="2017-08-08T11:53:00Z">
        <w:del w:id="2202" w:author="David Vacas Miguel" w:date="2018-04-14T15:28:00Z">
          <w:r w:rsidDel="006A36B1">
            <w:delText xml:space="preserve"> </w:delText>
          </w:r>
        </w:del>
      </w:ins>
      <w:del w:id="2203" w:author="David Vacas Miguel" w:date="2018-04-14T15:28:00Z">
        <w:r w:rsidDel="006A36B1">
          <w:delText>u</w:delText>
        </w:r>
      </w:del>
      <w:ins w:id="2204" w:author="David Vacas Miguel [2]" w:date="2017-08-08T11:53:00Z">
        <w:del w:id="2205" w:author="David Vacas Miguel" w:date="2018-04-14T15:28:00Z">
          <w:r w:rsidDel="006A36B1">
            <w:delText xml:space="preserve"> </w:delText>
          </w:r>
        </w:del>
      </w:ins>
      <w:del w:id="2206" w:author="David Vacas Miguel" w:date="2018-04-14T15:28:00Z">
        <w:r w:rsidDel="006A36B1">
          <w:delText>ortográfica</w:delText>
        </w:r>
      </w:del>
      <w:ins w:id="2207" w:author="David Vacas Miguel [2]" w:date="2017-08-08T11:53:00Z">
        <w:del w:id="2208" w:author="David Vacas Miguel" w:date="2018-04-14T15:28:00Z">
          <w:r w:rsidDel="006A36B1">
            <w:delText>), etc. Es llamado por primera vez cuando el widget se crea (</w:delText>
          </w:r>
        </w:del>
      </w:ins>
      <w:ins w:id="2209" w:author="David Vacas Miguel [2]" w:date="2017-08-08T11:55:00Z">
        <w:del w:id="2210" w:author="David Vacas Miguel" w:date="2018-04-14T15:28:00Z">
          <w:r w:rsidDel="006A36B1">
            <w:delText>siempre después de initializeGL</w:delText>
          </w:r>
        </w:del>
      </w:ins>
      <w:ins w:id="2211" w:author="David Vacas Miguel [2]" w:date="2017-08-08T11:53:00Z">
        <w:del w:id="2212" w:author="David Vacas Miguel" w:date="2018-04-14T15:28:00Z">
          <w:r w:rsidDel="006A36B1">
            <w:delText>)</w:delText>
          </w:r>
        </w:del>
      </w:ins>
      <w:ins w:id="2213" w:author="David Vacas Miguel [2]" w:date="2017-08-08T11:55:00Z">
        <w:del w:id="2214" w:author="David Vacas Miguel" w:date="2018-04-14T15:28:00Z">
          <w:r w:rsidDel="006A36B1">
            <w:delText xml:space="preserve"> y siempre que el widget sea reescalado.</w:delText>
          </w:r>
        </w:del>
      </w:ins>
      <w:del w:id="2215" w:author="David Vacas Miguel" w:date="2018-04-14T15:28:00Z">
        <w:r w:rsidDel="006A36B1">
          <w:delText xml:space="preserve"> Este método es el responsable de crear la matriz projection.</w:delText>
        </w:r>
        <w:bookmarkStart w:id="2216" w:name="_Toc511486400"/>
        <w:bookmarkStart w:id="2217" w:name="_Toc511486477"/>
        <w:bookmarkStart w:id="2218" w:name="_Toc511486668"/>
        <w:bookmarkEnd w:id="2216"/>
        <w:bookmarkEnd w:id="2217"/>
        <w:bookmarkEnd w:id="2218"/>
      </w:del>
    </w:p>
    <w:p w:rsidR="00293F11" w:rsidRPr="00293F11" w:rsidDel="006A36B1" w:rsidRDefault="00293F11">
      <w:pPr>
        <w:pStyle w:val="TFGtitulo2"/>
        <w:rPr>
          <w:del w:id="2219" w:author="David Vacas Miguel" w:date="2018-04-14T15:28:00Z"/>
        </w:rPr>
        <w:pPrChange w:id="2220" w:author="David Vacas Miguel" w:date="2018-04-14T16:44:00Z">
          <w:pPr>
            <w:pStyle w:val="LetranormalTFG"/>
          </w:pPr>
        </w:pPrChange>
      </w:pPr>
      <w:bookmarkStart w:id="2221" w:name="_Toc511486401"/>
      <w:bookmarkStart w:id="2222" w:name="_Toc511486478"/>
      <w:bookmarkStart w:id="2223" w:name="_Toc511486669"/>
      <w:bookmarkEnd w:id="2221"/>
      <w:bookmarkEnd w:id="2222"/>
      <w:bookmarkEnd w:id="2223"/>
    </w:p>
    <w:p w:rsidR="00F26411" w:rsidDel="006A36B1" w:rsidRDefault="00F26411">
      <w:pPr>
        <w:pStyle w:val="TFGtitulo2"/>
        <w:rPr>
          <w:del w:id="2224" w:author="David Vacas Miguel" w:date="2018-04-14T15:28:00Z"/>
        </w:rPr>
        <w:pPrChange w:id="2225" w:author="David Vacas Miguel" w:date="2018-04-14T16:44:00Z">
          <w:pPr>
            <w:pStyle w:val="LetranormalTFG"/>
          </w:pPr>
        </w:pPrChange>
      </w:pPr>
      <w:del w:id="2226" w:author="David Vacas Miguel" w:date="2018-04-14T15:28:00Z">
        <w:r w:rsidDel="006A36B1">
          <w:delText>OpenGL tiene diferentes versiones que siguen pudiendo ser utilizadas hoy en día, a continuación, realizaré una muy breve explicación de las más relevantes:</w:delText>
        </w:r>
        <w:bookmarkStart w:id="2227" w:name="_Toc511486402"/>
        <w:bookmarkStart w:id="2228" w:name="_Toc511486479"/>
        <w:bookmarkStart w:id="2229" w:name="_Toc511486670"/>
        <w:bookmarkEnd w:id="2227"/>
        <w:bookmarkEnd w:id="2228"/>
        <w:bookmarkEnd w:id="2229"/>
      </w:del>
    </w:p>
    <w:p w:rsidR="00F26411" w:rsidRPr="000C5FC6" w:rsidDel="006A36B1" w:rsidRDefault="00F26411">
      <w:pPr>
        <w:pStyle w:val="TFGtitulo2"/>
        <w:rPr>
          <w:del w:id="2230" w:author="David Vacas Miguel" w:date="2018-04-14T15:28:00Z"/>
          <w:u w:val="single"/>
        </w:rPr>
        <w:pPrChange w:id="2231" w:author="David Vacas Miguel" w:date="2018-04-14T16:44:00Z">
          <w:pPr>
            <w:pStyle w:val="LetranormalTFG"/>
            <w:numPr>
              <w:numId w:val="6"/>
            </w:numPr>
            <w:ind w:left="720" w:hanging="360"/>
          </w:pPr>
        </w:pPrChange>
      </w:pPr>
      <w:del w:id="2232"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233" w:name="_Toc511486403"/>
        <w:bookmarkStart w:id="2234" w:name="_Toc511486480"/>
        <w:bookmarkStart w:id="2235" w:name="_Toc511486671"/>
        <w:bookmarkEnd w:id="2233"/>
        <w:bookmarkEnd w:id="2234"/>
        <w:bookmarkEnd w:id="2235"/>
      </w:del>
    </w:p>
    <w:p w:rsidR="00F26411" w:rsidDel="006A36B1" w:rsidRDefault="00F26411">
      <w:pPr>
        <w:pStyle w:val="TFGtitulo2"/>
        <w:rPr>
          <w:del w:id="2236" w:author="David Vacas Miguel" w:date="2018-04-14T15:28:00Z"/>
        </w:rPr>
        <w:pPrChange w:id="2237" w:author="David Vacas Miguel" w:date="2018-04-14T16:44:00Z">
          <w:pPr>
            <w:pStyle w:val="LetranormalTFG"/>
            <w:numPr>
              <w:numId w:val="6"/>
            </w:numPr>
            <w:ind w:left="720" w:hanging="360"/>
          </w:pPr>
        </w:pPrChange>
      </w:pPr>
      <w:del w:id="2238"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239" w:name="_Toc511486404"/>
        <w:bookmarkStart w:id="2240" w:name="_Toc511486481"/>
        <w:bookmarkStart w:id="2241" w:name="_Toc511486672"/>
        <w:bookmarkEnd w:id="2239"/>
        <w:bookmarkEnd w:id="2240"/>
        <w:bookmarkEnd w:id="2241"/>
      </w:del>
    </w:p>
    <w:p w:rsidR="00F26411" w:rsidDel="006A36B1" w:rsidRDefault="00F26411">
      <w:pPr>
        <w:pStyle w:val="TFGtitulo2"/>
        <w:rPr>
          <w:del w:id="2242" w:author="David Vacas Miguel" w:date="2018-04-14T15:28:00Z"/>
        </w:rPr>
        <w:pPrChange w:id="2243" w:author="David Vacas Miguel" w:date="2018-04-14T16:44:00Z">
          <w:pPr>
            <w:pStyle w:val="LetranormalTFG"/>
            <w:numPr>
              <w:numId w:val="6"/>
            </w:numPr>
            <w:ind w:left="720" w:hanging="360"/>
          </w:pPr>
        </w:pPrChange>
      </w:pPr>
      <w:del w:id="2244"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245" w:name="_Toc511486405"/>
        <w:bookmarkStart w:id="2246" w:name="_Toc511486482"/>
        <w:bookmarkStart w:id="2247" w:name="_Toc511486673"/>
        <w:bookmarkEnd w:id="2245"/>
        <w:bookmarkEnd w:id="2246"/>
        <w:bookmarkEnd w:id="2247"/>
      </w:del>
    </w:p>
    <w:p w:rsidR="00F26411" w:rsidRPr="0062064E" w:rsidDel="006A36B1" w:rsidRDefault="00F26411">
      <w:pPr>
        <w:pStyle w:val="TFGtitulo2"/>
        <w:rPr>
          <w:del w:id="2248" w:author="David Vacas Miguel" w:date="2018-04-14T15:28:00Z"/>
        </w:rPr>
        <w:pPrChange w:id="2249" w:author="David Vacas Miguel" w:date="2018-04-14T16:44:00Z">
          <w:pPr>
            <w:pStyle w:val="LetranormalTFG"/>
            <w:numPr>
              <w:numId w:val="6"/>
            </w:numPr>
            <w:ind w:left="720" w:hanging="360"/>
          </w:pPr>
        </w:pPrChange>
      </w:pPr>
      <w:del w:id="2250"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251" w:name="_Toc511486406"/>
        <w:bookmarkStart w:id="2252" w:name="_Toc511486483"/>
        <w:bookmarkStart w:id="2253" w:name="_Toc511486674"/>
        <w:bookmarkEnd w:id="2251"/>
        <w:bookmarkEnd w:id="2252"/>
        <w:bookmarkEnd w:id="2253"/>
      </w:del>
    </w:p>
    <w:p w:rsidR="00F26411" w:rsidDel="006A36B1" w:rsidRDefault="00F26411">
      <w:pPr>
        <w:pStyle w:val="TFGtitulo2"/>
        <w:rPr>
          <w:del w:id="2254" w:author="David Vacas Miguel" w:date="2018-04-14T15:28:00Z"/>
        </w:rPr>
        <w:pPrChange w:id="2255" w:author="David Vacas Miguel" w:date="2018-04-14T16:44:00Z">
          <w:pPr>
            <w:pStyle w:val="LetranormalTFG"/>
            <w:ind w:left="360"/>
          </w:pPr>
        </w:pPrChange>
      </w:pPr>
      <w:del w:id="2256"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257" w:name="_Toc511486407"/>
        <w:bookmarkStart w:id="2258" w:name="_Toc511486484"/>
        <w:bookmarkStart w:id="2259" w:name="_Toc511486675"/>
        <w:bookmarkEnd w:id="2257"/>
        <w:bookmarkEnd w:id="2258"/>
        <w:bookmarkEnd w:id="2259"/>
      </w:del>
    </w:p>
    <w:p w:rsidR="00F26411" w:rsidDel="006A36B1" w:rsidRDefault="00F26411">
      <w:pPr>
        <w:pStyle w:val="TFGtitulo2"/>
        <w:rPr>
          <w:del w:id="2260" w:author="David Vacas Miguel" w:date="2018-04-14T15:28:00Z"/>
        </w:rPr>
        <w:pPrChange w:id="2261" w:author="David Vacas Miguel" w:date="2018-04-14T16:44:00Z">
          <w:pPr>
            <w:pStyle w:val="LetranormalTFG"/>
            <w:ind w:left="360"/>
          </w:pPr>
        </w:pPrChange>
      </w:pPr>
      <w:del w:id="2262"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263" w:name="_Toc511486408"/>
        <w:bookmarkStart w:id="2264" w:name="_Toc511486485"/>
        <w:bookmarkStart w:id="2265" w:name="_Toc511486676"/>
        <w:bookmarkEnd w:id="2263"/>
        <w:bookmarkEnd w:id="2264"/>
        <w:bookmarkEnd w:id="2265"/>
      </w:del>
    </w:p>
    <w:p w:rsidR="00BC3217" w:rsidDel="006A36B1" w:rsidRDefault="00BC3217">
      <w:pPr>
        <w:pStyle w:val="TFGtitulo2"/>
        <w:rPr>
          <w:del w:id="2266" w:author="David Vacas Miguel" w:date="2018-04-14T15:28:00Z"/>
          <w:sz w:val="36"/>
        </w:rPr>
        <w:pPrChange w:id="2267" w:author="David Vacas Miguel" w:date="2018-04-14T16:44:00Z">
          <w:pPr>
            <w:pStyle w:val="LetranormalTFG"/>
          </w:pPr>
        </w:pPrChange>
      </w:pPr>
      <w:bookmarkStart w:id="2268" w:name="_Toc511486409"/>
      <w:bookmarkStart w:id="2269" w:name="_Toc511486486"/>
      <w:bookmarkStart w:id="2270" w:name="_Toc511486677"/>
      <w:bookmarkEnd w:id="2268"/>
      <w:bookmarkEnd w:id="2269"/>
      <w:bookmarkEnd w:id="2270"/>
    </w:p>
    <w:p w:rsidR="00911EEA" w:rsidDel="00DB2C93" w:rsidRDefault="00911EEA">
      <w:pPr>
        <w:pStyle w:val="TFGtitulo2"/>
        <w:rPr>
          <w:del w:id="2271" w:author="David Vacas Miguel" w:date="2018-04-14T16:44:00Z"/>
          <w:rFonts w:ascii="Arial" w:hAnsi="Arial"/>
          <w:sz w:val="36"/>
        </w:rPr>
        <w:pPrChange w:id="2272" w:author="David Vacas Miguel" w:date="2018-04-14T16:44:00Z">
          <w:pPr/>
        </w:pPrChange>
      </w:pPr>
      <w:del w:id="2273" w:author="David Vacas Miguel" w:date="2018-04-14T15:28:00Z">
        <w:r w:rsidDel="006A36B1">
          <w:br w:type="page"/>
        </w:r>
      </w:del>
    </w:p>
    <w:p w:rsidR="00BC3217" w:rsidDel="00627EFB" w:rsidRDefault="00BC3217">
      <w:pPr>
        <w:pStyle w:val="TFGtitulo2"/>
        <w:rPr>
          <w:del w:id="2274" w:author="David Vacas Miguel" w:date="2018-04-14T16:20:00Z"/>
        </w:rPr>
        <w:pPrChange w:id="2275" w:author="David Vacas Miguel" w:date="2018-04-14T16:44:00Z">
          <w:pPr>
            <w:pStyle w:val="TFGtitulo2"/>
            <w:numPr>
              <w:numId w:val="14"/>
            </w:numPr>
            <w:ind w:left="360" w:hanging="360"/>
          </w:pPr>
        </w:pPrChange>
      </w:pPr>
      <w:del w:id="2276" w:author="David Vacas Miguel" w:date="2018-04-14T15:29:00Z">
        <w:r w:rsidDel="006A36B1">
          <w:delText>GLM</w:delText>
        </w:r>
      </w:del>
    </w:p>
    <w:p w:rsidR="00630C94" w:rsidDel="00DB2C93" w:rsidRDefault="00911EEA">
      <w:pPr>
        <w:pStyle w:val="TFGtitulo2"/>
        <w:rPr>
          <w:del w:id="2277" w:author="David Vacas Miguel" w:date="2018-04-14T16:44:00Z"/>
        </w:rPr>
        <w:pPrChange w:id="2278" w:author="David Vacas Miguel" w:date="2018-04-14T16:44:00Z">
          <w:pPr>
            <w:pStyle w:val="LetranormalTFG"/>
            <w:jc w:val="center"/>
          </w:pPr>
        </w:pPrChange>
      </w:pPr>
      <w:moveFromRangeStart w:id="2279" w:author="Alberto Herrán González" w:date="2018-03-31T13:48:00Z" w:name="move510267415"/>
      <w:moveFrom w:id="2280" w:author="Alberto Herrán González" w:date="2018-03-31T13:48:00Z">
        <w:del w:id="2281" w:author="David Vacas Miguel" w:date="2018-04-14T16:44:00Z">
          <w:r w:rsidDel="00DB2C93">
            <w:rPr>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279"/>
    </w:p>
    <w:p w:rsidR="006B668E" w:rsidDel="006A36B1" w:rsidRDefault="006B668E">
      <w:pPr>
        <w:pStyle w:val="TFGtitulo2"/>
        <w:rPr>
          <w:del w:id="2282" w:author="David Vacas Miguel" w:date="2018-04-14T15:29:00Z"/>
        </w:rPr>
        <w:pPrChange w:id="2283" w:author="David Vacas Miguel" w:date="2018-04-14T16:44:00Z">
          <w:pPr>
            <w:pStyle w:val="LetranormalTFG"/>
          </w:pPr>
        </w:pPrChange>
      </w:pPr>
      <w:del w:id="2284"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285" w:name="_Toc511483627"/>
        <w:bookmarkStart w:id="2286" w:name="_Toc511486412"/>
        <w:bookmarkStart w:id="2287" w:name="_Toc511486489"/>
        <w:bookmarkStart w:id="2288" w:name="_Toc511486680"/>
        <w:bookmarkEnd w:id="2285"/>
        <w:bookmarkEnd w:id="2286"/>
        <w:bookmarkEnd w:id="2287"/>
        <w:bookmarkEnd w:id="2288"/>
      </w:del>
    </w:p>
    <w:p w:rsidR="00957059" w:rsidDel="006A36B1" w:rsidRDefault="006B668E">
      <w:pPr>
        <w:pStyle w:val="TFGtitulo2"/>
        <w:rPr>
          <w:del w:id="2289" w:author="David Vacas Miguel" w:date="2018-04-14T15:29:00Z"/>
        </w:rPr>
        <w:pPrChange w:id="2290" w:author="David Vacas Miguel" w:date="2018-04-14T16:44:00Z">
          <w:pPr>
            <w:pStyle w:val="LetranormalTFG"/>
          </w:pPr>
        </w:pPrChange>
      </w:pPr>
      <w:del w:id="2291"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292" w:name="_Toc511483628"/>
        <w:bookmarkStart w:id="2293" w:name="_Toc511486413"/>
        <w:bookmarkStart w:id="2294" w:name="_Toc511486490"/>
        <w:bookmarkStart w:id="2295" w:name="_Toc511486681"/>
        <w:bookmarkEnd w:id="2292"/>
        <w:bookmarkEnd w:id="2293"/>
        <w:bookmarkEnd w:id="2294"/>
        <w:bookmarkEnd w:id="2295"/>
      </w:del>
    </w:p>
    <w:p w:rsidR="00BC3217" w:rsidDel="006A36B1" w:rsidRDefault="00957059">
      <w:pPr>
        <w:pStyle w:val="TFGtitulo2"/>
        <w:rPr>
          <w:del w:id="2296" w:author="David Vacas Miguel" w:date="2018-04-14T15:29:00Z"/>
          <w:sz w:val="36"/>
        </w:rPr>
        <w:pPrChange w:id="2297" w:author="David Vacas Miguel" w:date="2018-04-14T16:44:00Z">
          <w:pPr>
            <w:pStyle w:val="LetranormalTFG"/>
          </w:pPr>
        </w:pPrChange>
      </w:pPr>
      <w:del w:id="2298"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299" w:name="_Toc511483629"/>
        <w:bookmarkStart w:id="2300" w:name="_Toc511486414"/>
        <w:bookmarkStart w:id="2301" w:name="_Toc511486491"/>
        <w:bookmarkStart w:id="2302" w:name="_Toc511486682"/>
        <w:bookmarkEnd w:id="2299"/>
        <w:bookmarkEnd w:id="2300"/>
        <w:bookmarkEnd w:id="2301"/>
        <w:bookmarkEnd w:id="2302"/>
      </w:del>
    </w:p>
    <w:p w:rsidR="00AD5F04" w:rsidDel="00627EFB" w:rsidRDefault="00BE1911">
      <w:pPr>
        <w:pStyle w:val="TFGtitulo2"/>
        <w:rPr>
          <w:del w:id="2303" w:author="David Vacas Miguel" w:date="2018-04-14T16:20:00Z"/>
        </w:rPr>
      </w:pPr>
      <w:del w:id="2304" w:author="David Vacas Miguel" w:date="2018-04-14T15:29:00Z">
        <w:r w:rsidDel="006A36B1">
          <w:delText>Metodología ágil</w:delText>
        </w:r>
      </w:del>
    </w:p>
    <w:p w:rsidR="00BE1911" w:rsidDel="00DB2C93" w:rsidRDefault="00BE1911">
      <w:pPr>
        <w:pStyle w:val="TFGtitulo2"/>
        <w:rPr>
          <w:del w:id="2305" w:author="David Vacas Miguel" w:date="2018-04-14T16:44:00Z"/>
        </w:rPr>
        <w:pPrChange w:id="2306" w:author="David Vacas Miguel" w:date="2018-04-14T16:44:00Z">
          <w:pPr>
            <w:pStyle w:val="LetranormalTFG"/>
          </w:pPr>
        </w:pPrChange>
      </w:pPr>
    </w:p>
    <w:p w:rsidR="0065793C" w:rsidDel="006A36B1" w:rsidRDefault="00BE1911">
      <w:pPr>
        <w:pStyle w:val="TFGtitulo2"/>
        <w:rPr>
          <w:del w:id="2307" w:author="David Vacas Miguel" w:date="2018-04-14T15:30:00Z"/>
        </w:rPr>
        <w:pPrChange w:id="2308" w:author="David Vacas Miguel" w:date="2018-04-14T16:44:00Z">
          <w:pPr>
            <w:pStyle w:val="LetranormalTFG"/>
          </w:pPr>
        </w:pPrChange>
      </w:pPr>
      <w:del w:id="2309"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310" w:author="David Vacas Miguel" w:date="2018-04-14T15:30:00Z"/>
          <w:sz w:val="36"/>
        </w:rPr>
        <w:pPrChange w:id="2311" w:author="David Vacas Miguel" w:date="2018-04-14T16:44:00Z">
          <w:pPr>
            <w:pStyle w:val="LetranormalTFG"/>
            <w:numPr>
              <w:numId w:val="6"/>
            </w:numPr>
            <w:ind w:left="720" w:hanging="360"/>
          </w:pPr>
        </w:pPrChange>
      </w:pPr>
      <w:del w:id="2312"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90142A">
      <w:pPr>
        <w:pStyle w:val="TFGtitulo2"/>
        <w:rPr>
          <w:del w:id="2313" w:author="David Vacas Miguel" w:date="2018-04-14T15:30:00Z"/>
        </w:rPr>
        <w:pPrChange w:id="2314" w:author="David Vacas Miguel" w:date="2018-04-14T16:44:00Z">
          <w:pPr>
            <w:pStyle w:val="LetranormalTFG"/>
            <w:ind w:left="360"/>
          </w:pPr>
        </w:pPrChange>
      </w:pPr>
      <w:del w:id="2315"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316" w:author="David Vacas Miguel" w:date="2018-04-14T15:30:00Z"/>
        </w:rPr>
        <w:pPrChange w:id="2317" w:author="David Vacas Miguel" w:date="2018-04-14T16:44:00Z">
          <w:pPr>
            <w:pStyle w:val="LetranormalTFG"/>
            <w:ind w:left="360"/>
            <w:jc w:val="center"/>
          </w:pPr>
        </w:pPrChange>
      </w:pPr>
      <w:del w:id="2318"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319" w:author="David Vacas Miguel" w:date="2018-04-14T15:30:00Z"/>
          <w:rFonts w:ascii="Arial" w:hAnsi="Arial" w:cs="Times New Roman"/>
          <w:sz w:val="24"/>
        </w:rPr>
        <w:pPrChange w:id="2320" w:author="David Vacas Miguel" w:date="2018-04-14T16:44:00Z">
          <w:pPr/>
        </w:pPrChange>
      </w:pPr>
      <w:del w:id="2321" w:author="David Vacas Miguel" w:date="2018-04-14T15:30:00Z">
        <w:r w:rsidDel="006A36B1">
          <w:br w:type="page"/>
        </w:r>
      </w:del>
    </w:p>
    <w:p w:rsidR="00585D74" w:rsidRPr="00585D74" w:rsidDel="006A36B1" w:rsidRDefault="0065793C">
      <w:pPr>
        <w:pStyle w:val="TFGtitulo2"/>
        <w:rPr>
          <w:del w:id="2322" w:author="David Vacas Miguel" w:date="2018-04-14T15:30:00Z"/>
          <w:sz w:val="36"/>
        </w:rPr>
        <w:pPrChange w:id="2323" w:author="David Vacas Miguel" w:date="2018-04-14T16:44:00Z">
          <w:pPr>
            <w:pStyle w:val="LetranormalTFG"/>
            <w:numPr>
              <w:numId w:val="6"/>
            </w:numPr>
            <w:ind w:left="720" w:hanging="360"/>
          </w:pPr>
        </w:pPrChange>
      </w:pPr>
      <w:del w:id="2324"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325" w:author="David Vacas Miguel" w:date="2018-04-14T15:30:00Z"/>
          <w:sz w:val="36"/>
        </w:rPr>
        <w:pPrChange w:id="2326" w:author="David Vacas Miguel" w:date="2018-04-14T16:44:00Z">
          <w:pPr>
            <w:pStyle w:val="LetranormalTFG"/>
            <w:ind w:left="720"/>
            <w:jc w:val="center"/>
          </w:pPr>
        </w:pPrChange>
      </w:pPr>
      <w:del w:id="2327" w:author="David Vacas Miguel" w:date="2018-04-14T15:30:00Z">
        <w:r w:rsidDel="006A36B1">
          <w:rPr>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328" w:author="David Vacas Miguel" w:date="2018-04-14T15:30:00Z"/>
        </w:rPr>
        <w:pPrChange w:id="2329" w:author="David Vacas Miguel" w:date="2018-04-14T16:44:00Z">
          <w:pPr>
            <w:pStyle w:val="LetranormalTFG"/>
            <w:jc w:val="center"/>
          </w:pPr>
        </w:pPrChange>
      </w:pPr>
      <w:del w:id="2330"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331" w:author="David Vacas Miguel" w:date="2018-04-14T15:30:00Z"/>
        </w:rPr>
        <w:pPrChange w:id="2332" w:author="David Vacas Miguel" w:date="2018-04-14T16:44:00Z">
          <w:pPr>
            <w:pStyle w:val="LetranormalTFG"/>
            <w:jc w:val="center"/>
          </w:pPr>
        </w:pPrChange>
      </w:pPr>
      <w:del w:id="2333" w:author="David Vacas Miguel" w:date="2018-04-14T15:30:00Z">
        <w:r w:rsidDel="006A36B1">
          <w:delText xml:space="preserve"> de escritorio de Windows.</w:delText>
        </w:r>
      </w:del>
    </w:p>
    <w:p w:rsidR="00AD5F04" w:rsidDel="00C935A3" w:rsidRDefault="00AD5F04">
      <w:pPr>
        <w:pStyle w:val="TFGtitulo2"/>
        <w:rPr>
          <w:del w:id="2334" w:author="David Vacas Miguel" w:date="2018-04-14T16:34:00Z"/>
          <w:sz w:val="36"/>
        </w:rPr>
        <w:pPrChange w:id="2335" w:author="David Vacas Miguel" w:date="2018-04-14T16:44:00Z">
          <w:pPr>
            <w:pStyle w:val="LetranormalTFG"/>
            <w:ind w:left="360"/>
          </w:pPr>
        </w:pPrChange>
      </w:pPr>
      <w:del w:id="2336" w:author="David Vacas Miguel" w:date="2018-04-14T15:30:00Z">
        <w:r w:rsidDel="006A36B1">
          <w:br w:type="page"/>
        </w:r>
      </w:del>
    </w:p>
    <w:p w:rsidR="006A36B1" w:rsidRDefault="006A36B1">
      <w:pPr>
        <w:pStyle w:val="TFGtitulo2"/>
        <w:rPr>
          <w:ins w:id="2337" w:author="David Vacas Miguel" w:date="2018-04-14T15:30:00Z"/>
          <w:sz w:val="40"/>
        </w:rPr>
        <w:pPrChange w:id="2338" w:author="David Vacas Miguel" w:date="2018-04-14T16:44:00Z">
          <w:pPr/>
        </w:pPrChange>
      </w:pPr>
      <w:ins w:id="2339" w:author="David Vacas Miguel" w:date="2018-04-14T15:30:00Z">
        <w:r>
          <w:br w:type="page"/>
        </w:r>
      </w:ins>
    </w:p>
    <w:p w:rsidR="00BC3217" w:rsidRDefault="00AD5F04" w:rsidP="00AD5F04">
      <w:pPr>
        <w:pStyle w:val="TituloTFG"/>
      </w:pPr>
      <w:bookmarkStart w:id="2340" w:name="_Toc512858254"/>
      <w:r>
        <w:lastRenderedPageBreak/>
        <w:t xml:space="preserve">Capítulo 4 </w:t>
      </w:r>
      <w:del w:id="2341" w:author="David Vacas Miguel" w:date="2018-04-14T15:31:00Z">
        <w:r w:rsidDel="0045644B">
          <w:delText>Descripción de la aplicación</w:delText>
        </w:r>
      </w:del>
      <w:ins w:id="2342" w:author="David Vacas Miguel" w:date="2018-04-14T15:31:00Z">
        <w:r w:rsidR="0045644B">
          <w:t>Implementación</w:t>
        </w:r>
      </w:ins>
      <w:bookmarkEnd w:id="2340"/>
    </w:p>
    <w:p w:rsidR="0031002A" w:rsidDel="00C935A3" w:rsidRDefault="00AA7974" w:rsidP="00AA7974">
      <w:pPr>
        <w:pStyle w:val="TFGtitulo2"/>
        <w:rPr>
          <w:del w:id="2343" w:author="David Vacas Miguel" w:date="2018-04-14T16:22:00Z"/>
        </w:rPr>
      </w:pPr>
      <w:bookmarkStart w:id="2344" w:name="_Toc512858255"/>
      <w:ins w:id="2345" w:author="David Vacas Miguel" w:date="2018-04-14T16:22:00Z">
        <w:r>
          <w:t xml:space="preserve">1. </w:t>
        </w:r>
      </w:ins>
      <w:del w:id="2346" w:author="David Vacas Miguel" w:date="2018-04-14T15:31:00Z">
        <w:r w:rsidR="00AD5F04" w:rsidDel="0045644B">
          <w:delText>Zona izquierda: Viewport</w:delText>
        </w:r>
      </w:del>
      <w:ins w:id="2347" w:author="David Vacas Miguel" w:date="2018-04-14T15:31:00Z">
        <w:r w:rsidR="0045644B">
          <w:t>Metodología</w:t>
        </w:r>
      </w:ins>
      <w:bookmarkEnd w:id="2344"/>
    </w:p>
    <w:p w:rsidR="00C935A3" w:rsidRDefault="00C935A3">
      <w:pPr>
        <w:pStyle w:val="TFGtitulo2"/>
        <w:rPr>
          <w:ins w:id="2348" w:author="David Vacas Miguel" w:date="2018-04-14T16:33:00Z"/>
        </w:rPr>
        <w:pPrChange w:id="2349" w:author="David Vacas Miguel" w:date="2018-04-14T16:22:00Z">
          <w:pPr/>
        </w:pPrChange>
      </w:pPr>
    </w:p>
    <w:p w:rsidR="0031002A" w:rsidDel="00547825" w:rsidRDefault="00CF433A">
      <w:pPr>
        <w:pStyle w:val="LetranormalTFG"/>
        <w:rPr>
          <w:del w:id="2350" w:author="David Vacas Miguel" w:date="2018-04-14T15:31:00Z"/>
        </w:rPr>
      </w:pPr>
      <w:ins w:id="2351" w:author="David Vacas Miguel" w:date="2018-04-20T00:41:00Z">
        <w:r>
          <w:t xml:space="preserve">En cuanto a la tecnología utilizada para la realización de este proyecto se ha utilizado como lenguaje de programación </w:t>
        </w:r>
        <w:r w:rsidRPr="00547825">
          <w:rPr>
            <w:b/>
            <w:rPrChange w:id="2352" w:author="David Vacas Miguel" w:date="2018-04-20T00:53:00Z">
              <w:rPr/>
            </w:rPrChange>
          </w:rPr>
          <w:t>Java</w:t>
        </w:r>
      </w:ins>
      <w:ins w:id="2353" w:author="David Vacas Miguel" w:date="2018-04-20T00:46:00Z">
        <w:r w:rsidRPr="00547825">
          <w:rPr>
            <w:b/>
            <w:rPrChange w:id="2354" w:author="David Vacas Miguel" w:date="2018-04-20T00:53:00Z">
              <w:rPr/>
            </w:rPrChange>
          </w:rPr>
          <w:t xml:space="preserve"> 8</w:t>
        </w:r>
        <w:r w:rsidR="00547825">
          <w:t xml:space="preserve">, un lenguaje de programación de </w:t>
        </w:r>
      </w:ins>
      <w:ins w:id="2355" w:author="David Vacas Miguel" w:date="2018-04-20T00:47:00Z">
        <w:r w:rsidR="00547825">
          <w:t xml:space="preserve">propósito general, concurrente y orientado a objetos. Se ha utilizado el IDE </w:t>
        </w:r>
        <w:r w:rsidR="00547825" w:rsidRPr="00547825">
          <w:rPr>
            <w:b/>
            <w:rPrChange w:id="2356"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357" w:author="David Vacas Miguel" w:date="2018-04-20T00:47:00Z"/>
        </w:rPr>
      </w:pPr>
    </w:p>
    <w:p w:rsidR="00C935A3" w:rsidRDefault="00547825">
      <w:pPr>
        <w:pStyle w:val="LetranormalTFG"/>
        <w:rPr>
          <w:ins w:id="2358" w:author="David Vacas Miguel" w:date="2018-04-20T00:50:00Z"/>
        </w:rPr>
      </w:pPr>
      <w:ins w:id="2359" w:author="David Vacas Miguel" w:date="2018-04-20T00:48:00Z">
        <w:r>
          <w:t xml:space="preserve">En lo referido a la metodología </w:t>
        </w:r>
      </w:ins>
      <w:ins w:id="2360" w:author="David Vacas Miguel" w:date="2018-04-20T00:49:00Z">
        <w:r>
          <w:t>se han utilizado herramientas utilizadas habitualmente en proyectos en los que s</w:t>
        </w:r>
      </w:ins>
      <w:ins w:id="2361" w:author="David Vacas Miguel" w:date="2018-04-20T00:50:00Z">
        <w:r>
          <w:t>e aplica metodología ágil, principalmente Trello y GitHub.</w:t>
        </w:r>
      </w:ins>
    </w:p>
    <w:p w:rsidR="00547825" w:rsidRDefault="00547825">
      <w:pPr>
        <w:pStyle w:val="LetranormalTFG"/>
        <w:rPr>
          <w:ins w:id="2362" w:author="David Vacas Miguel" w:date="2018-04-20T00:55:00Z"/>
        </w:rPr>
      </w:pPr>
      <w:ins w:id="2363"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364" w:author="David Vacas Miguel" w:date="2018-04-20T00:54:00Z">
        <w:r>
          <w:t>X</w:t>
        </w:r>
      </w:ins>
      <w:ins w:id="2365" w:author="David Vacas Miguel" w:date="2018-04-20T00:50:00Z">
        <w:r>
          <w:t>.</w:t>
        </w:r>
      </w:ins>
    </w:p>
    <w:p w:rsidR="00547825" w:rsidRDefault="00547825">
      <w:pPr>
        <w:pStyle w:val="LetranormalTFG"/>
        <w:jc w:val="center"/>
        <w:rPr>
          <w:ins w:id="2366" w:author="David Vacas Miguel" w:date="2018-04-20T00:55:00Z"/>
        </w:rPr>
        <w:pPrChange w:id="2367" w:author="David Vacas Miguel" w:date="2018-04-20T00:56:00Z">
          <w:pPr>
            <w:pStyle w:val="LetranormalTFG"/>
          </w:pPr>
        </w:pPrChange>
      </w:pPr>
      <w:ins w:id="2368" w:author="David Vacas Miguel" w:date="2018-04-20T00:55:00Z">
        <w:r>
          <w:rPr>
            <w:noProof/>
            <w:lang w:eastAsia="es-ES"/>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369" w:author="David Vacas Miguel" w:date="2018-04-20T00:57:00Z"/>
        </w:rPr>
      </w:pPr>
      <w:ins w:id="2370" w:author="David Vacas Miguel" w:date="2018-04-20T00:55:00Z">
        <w:r w:rsidRPr="00962ABC">
          <w:rPr>
            <w:b/>
            <w:rPrChange w:id="2371" w:author="David Vacas Miguel" w:date="2018-04-20T00:56:00Z">
              <w:rPr/>
            </w:rPrChange>
          </w:rPr>
          <w:t>Figura X</w:t>
        </w:r>
      </w:ins>
      <w:ins w:id="2372" w:author="David Vacas Miguel" w:date="2018-04-20T00:56:00Z">
        <w:r w:rsidRPr="00962ABC">
          <w:rPr>
            <w:b/>
            <w:rPrChange w:id="2373"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374" w:author="David Vacas Miguel" w:date="2018-04-20T00:56:00Z"/>
        </w:rPr>
      </w:pPr>
    </w:p>
    <w:p w:rsidR="00962ABC" w:rsidRDefault="00962ABC" w:rsidP="00962ABC">
      <w:pPr>
        <w:pStyle w:val="LetranormalTFG"/>
        <w:rPr>
          <w:ins w:id="2375" w:author="David Vacas Miguel" w:date="2018-04-20T00:58:00Z"/>
        </w:rPr>
      </w:pPr>
      <w:ins w:id="2376"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377" w:author="David Vacas Miguel" w:date="2018-04-20T00:58:00Z">
        <w:r>
          <w:t xml:space="preserve"> </w:t>
        </w:r>
      </w:ins>
      <w:ins w:id="2378" w:author="David Vacas Miguel" w:date="2018-04-20T00:57:00Z">
        <w:r>
          <w:t xml:space="preserve">gracias a él se ha podido realizar un control de versiones. Se puede observar el repositorio desde la aplicación de Windows en la figura </w:t>
        </w:r>
      </w:ins>
      <w:ins w:id="2379" w:author="David Vacas Miguel" w:date="2018-04-20T00:58:00Z">
        <w:r>
          <w:t>X</w:t>
        </w:r>
      </w:ins>
      <w:ins w:id="2380" w:author="David Vacas Miguel" w:date="2018-04-20T00:57:00Z">
        <w:r>
          <w:t>.</w:t>
        </w:r>
      </w:ins>
    </w:p>
    <w:p w:rsidR="00962ABC" w:rsidRDefault="00962ABC" w:rsidP="00962ABC">
      <w:pPr>
        <w:pStyle w:val="LetranormalTFG"/>
        <w:jc w:val="center"/>
        <w:rPr>
          <w:ins w:id="2381" w:author="David Vacas Miguel" w:date="2018-04-20T01:00:00Z"/>
        </w:rPr>
      </w:pPr>
      <w:ins w:id="2382" w:author="David Vacas Miguel" w:date="2018-04-20T01:00:00Z">
        <w:r>
          <w:rPr>
            <w:noProof/>
            <w:lang w:eastAsia="es-ES"/>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383" w:author="David Vacas Miguel" w:date="2018-04-20T01:00:00Z"/>
        </w:rPr>
      </w:pPr>
      <w:ins w:id="2384" w:author="David Vacas Miguel" w:date="2018-04-20T01:00:00Z">
        <w:r w:rsidRPr="00962ABC">
          <w:rPr>
            <w:b/>
            <w:rPrChange w:id="2385"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386" w:author="David Vacas Miguel" w:date="2018-04-14T16:33:00Z"/>
        </w:rPr>
        <w:pPrChange w:id="2387" w:author="David Vacas Miguel" w:date="2018-04-20T01:00:00Z">
          <w:pPr>
            <w:pStyle w:val="LetranormalTFG"/>
          </w:pPr>
        </w:pPrChange>
      </w:pPr>
      <w:ins w:id="2388" w:author="David Vacas Miguel" w:date="2018-04-20T01:00:00Z">
        <w:r>
          <w:t xml:space="preserve"> de escritorio de Windows.</w:t>
        </w:r>
      </w:ins>
    </w:p>
    <w:p w:rsidR="0031002A" w:rsidDel="00C935A3" w:rsidRDefault="00C935A3" w:rsidP="00C935A3">
      <w:pPr>
        <w:pStyle w:val="TFGtitulo2"/>
        <w:rPr>
          <w:del w:id="2389" w:author="David Vacas Miguel" w:date="2018-04-14T15:31:00Z"/>
        </w:rPr>
      </w:pPr>
      <w:bookmarkStart w:id="2390" w:name="_Toc512858256"/>
      <w:ins w:id="2391" w:author="David Vacas Miguel" w:date="2018-04-14T16:33:00Z">
        <w:r>
          <w:t>2.</w:t>
        </w:r>
      </w:ins>
      <w:ins w:id="2392" w:author="David Vacas Miguel" w:date="2018-04-14T16:34:00Z">
        <w:r>
          <w:t xml:space="preserve"> Diseño</w:t>
        </w:r>
      </w:ins>
      <w:bookmarkEnd w:id="2390"/>
      <w:del w:id="2393"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394" w:author="David Vacas Miguel" w:date="2018-04-14T16:34:00Z"/>
        </w:rPr>
        <w:pPrChange w:id="2395" w:author="David Vacas Miguel" w:date="2018-04-14T16:33:00Z">
          <w:pPr>
            <w:pStyle w:val="LetranormalTFG"/>
          </w:pPr>
        </w:pPrChange>
      </w:pPr>
    </w:p>
    <w:p w:rsidR="0031002A" w:rsidDel="008229CB" w:rsidRDefault="0015685E">
      <w:pPr>
        <w:pStyle w:val="LetranormalTFG"/>
        <w:rPr>
          <w:del w:id="2396" w:author="David Vacas Miguel" w:date="2018-04-14T15:31:00Z"/>
        </w:rPr>
      </w:pPr>
      <w:ins w:id="2397" w:author="David Vacas Miguel" w:date="2018-04-20T01:01:00Z">
        <w:r>
          <w:t xml:space="preserve">El diseño de la aplicación se puede </w:t>
        </w:r>
      </w:ins>
      <w:ins w:id="2398" w:author="David Vacas Miguel" w:date="2018-04-20T01:02:00Z">
        <w:r>
          <w:t>observar en el UML que se muestra en la figura X.</w:t>
        </w:r>
      </w:ins>
      <w:del w:id="2399"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400" w:author="David Vacas Miguel" w:date="2018-04-20T01:27:00Z"/>
        </w:rPr>
      </w:pPr>
    </w:p>
    <w:p w:rsidR="0031002A" w:rsidDel="008229CB" w:rsidRDefault="002B3479" w:rsidP="008229CB">
      <w:pPr>
        <w:pStyle w:val="LetranormalTFG"/>
        <w:jc w:val="center"/>
        <w:rPr>
          <w:del w:id="2401" w:author="David Vacas Miguel" w:date="2018-04-14T15:31:00Z"/>
        </w:rPr>
      </w:pPr>
      <w:ins w:id="2402" w:author="David Vacas Miguel" w:date="2018-04-20T01:42:00Z">
        <w:r>
          <w:rPr>
            <w:noProof/>
            <w:lang w:eastAsia="es-ES"/>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403"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404" w:author="David Vacas Miguel" w:date="2018-04-20T01:28:00Z"/>
        </w:rPr>
      </w:pPr>
    </w:p>
    <w:p w:rsidR="008229CB" w:rsidRDefault="008229CB" w:rsidP="008229CB">
      <w:pPr>
        <w:pStyle w:val="LetranormalTFG"/>
        <w:jc w:val="center"/>
        <w:rPr>
          <w:ins w:id="2405" w:author="David Vacas Miguel" w:date="2018-04-20T01:28:00Z"/>
        </w:rPr>
      </w:pPr>
      <w:ins w:id="2406" w:author="David Vacas Miguel" w:date="2018-04-20T01:28:00Z">
        <w:r w:rsidRPr="00D0730B">
          <w:rPr>
            <w:b/>
            <w:rPrChange w:id="2407" w:author="David Vacas Miguel" w:date="2018-04-20T01:28:00Z">
              <w:rPr/>
            </w:rPrChange>
          </w:rPr>
          <w:t>Figura X.</w:t>
        </w:r>
        <w:r>
          <w:t xml:space="preserve"> UML</w:t>
        </w:r>
      </w:ins>
    </w:p>
    <w:p w:rsidR="002B3479" w:rsidRDefault="002F2D52" w:rsidP="002B3479">
      <w:pPr>
        <w:pStyle w:val="LetranormalTFG"/>
        <w:rPr>
          <w:ins w:id="2408" w:author="David Vacas Miguel" w:date="2018-04-20T01:44:00Z"/>
        </w:rPr>
      </w:pPr>
      <w:ins w:id="2409" w:author="David Vacas Miguel" w:date="2018-04-20T01:43:00Z">
        <w:r>
          <w:lastRenderedPageBreak/>
          <w:t xml:space="preserve">A </w:t>
        </w:r>
      </w:ins>
      <w:ins w:id="2410" w:author="David Vacas Miguel" w:date="2018-05-27T20:19:00Z">
        <w:r w:rsidR="00A52BFA">
          <w:t>continuación,</w:t>
        </w:r>
      </w:ins>
      <w:ins w:id="2411" w:author="David Vacas Miguel" w:date="2018-04-20T01:43:00Z">
        <w:r>
          <w:t xml:space="preserve"> se explica brevemente el funcionamiento de las </w:t>
        </w:r>
      </w:ins>
      <w:ins w:id="2412" w:author="David Vacas Miguel" w:date="2018-04-20T01:44:00Z">
        <w:r>
          <w:t>clases expuestas en el UML:</w:t>
        </w:r>
      </w:ins>
    </w:p>
    <w:p w:rsidR="002F2D52" w:rsidRDefault="002F2D52" w:rsidP="002F2D52">
      <w:pPr>
        <w:pStyle w:val="LetranormalTFG"/>
        <w:numPr>
          <w:ilvl w:val="0"/>
          <w:numId w:val="28"/>
        </w:numPr>
        <w:rPr>
          <w:ins w:id="2413" w:author="David Vacas Miguel" w:date="2018-04-20T01:45:00Z"/>
        </w:rPr>
      </w:pPr>
      <w:proofErr w:type="spellStart"/>
      <w:ins w:id="2414" w:author="David Vacas Miguel" w:date="2018-04-20T01:44:00Z">
        <w:r>
          <w:rPr>
            <w:b/>
          </w:rPr>
          <w:t>BestRobot</w:t>
        </w:r>
        <w:proofErr w:type="spellEnd"/>
        <w:r>
          <w:t>, esta clase es la clase principal donde se haya la lógica del algoritmo</w:t>
        </w:r>
      </w:ins>
      <w:ins w:id="2415" w:author="David Vacas Miguel" w:date="2018-04-20T01:45:00Z">
        <w:r>
          <w:t>, y la que ira llamando a las distintas clases.</w:t>
        </w:r>
      </w:ins>
    </w:p>
    <w:p w:rsidR="002F2D52" w:rsidRDefault="002F2D52" w:rsidP="002F2D52">
      <w:pPr>
        <w:pStyle w:val="LetranormalTFG"/>
        <w:numPr>
          <w:ilvl w:val="0"/>
          <w:numId w:val="28"/>
        </w:numPr>
        <w:rPr>
          <w:ins w:id="2416" w:author="David Vacas Miguel" w:date="2018-04-20T01:47:00Z"/>
        </w:rPr>
      </w:pPr>
      <w:proofErr w:type="spellStart"/>
      <w:ins w:id="2417" w:author="David Vacas Miguel" w:date="2018-04-20T01:45:00Z">
        <w:r>
          <w:rPr>
            <w:b/>
          </w:rPr>
          <w:t>Initiali</w:t>
        </w:r>
      </w:ins>
      <w:ins w:id="2418" w:author="David Vacas Miguel" w:date="2018-04-20T01:46:00Z">
        <w:r>
          <w:rPr>
            <w:b/>
          </w:rPr>
          <w:t>z</w:t>
        </w:r>
      </w:ins>
      <w:ins w:id="2419" w:author="David Vacas Miguel" w:date="2018-04-20T01:45:00Z">
        <w:r>
          <w:rPr>
            <w:b/>
          </w:rPr>
          <w:t>edRobot</w:t>
        </w:r>
        <w:proofErr w:type="spellEnd"/>
        <w:r>
          <w:t>,</w:t>
        </w:r>
      </w:ins>
      <w:ins w:id="2420" w:author="David Vacas Miguel" w:date="2018-04-20T01:46:00Z">
        <w:r>
          <w:t xml:space="preserve"> es la clase constructora del algoritmo. Construye la </w:t>
        </w:r>
      </w:ins>
      <w:ins w:id="2421" w:author="David Vacas Miguel" w:date="2018-04-20T01:47:00Z">
        <w:r>
          <w:t>primera solución desde la que el algoritmo parte.</w:t>
        </w:r>
      </w:ins>
    </w:p>
    <w:p w:rsidR="002F2D52" w:rsidRDefault="002F2D52" w:rsidP="002F2D52">
      <w:pPr>
        <w:pStyle w:val="LetranormalTFG"/>
        <w:numPr>
          <w:ilvl w:val="0"/>
          <w:numId w:val="28"/>
        </w:numPr>
        <w:rPr>
          <w:ins w:id="2422" w:author="David Vacas Miguel" w:date="2018-04-20T01:49:00Z"/>
        </w:rPr>
      </w:pPr>
      <w:proofErr w:type="spellStart"/>
      <w:ins w:id="2423"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424" w:author="David Vacas Miguel" w:date="2018-04-20T01:48:00Z">
        <w:r>
          <w:t xml:space="preserve">ores de la primera solución. Esta clase genera los valores aleatorios que tiene la primera solución del algoritmo y </w:t>
        </w:r>
      </w:ins>
      <w:ins w:id="2425" w:author="David Vacas Miguel" w:date="2018-04-20T01:49:00Z">
        <w:r>
          <w:t>además</w:t>
        </w:r>
      </w:ins>
      <w:ins w:id="2426" w:author="David Vacas Miguel" w:date="2018-04-20T01:48:00Z">
        <w:r>
          <w:t xml:space="preserve"> tiene los limites sobre los cuales se pueden mover los valores</w:t>
        </w:r>
      </w:ins>
      <w:ins w:id="2427" w:author="David Vacas Miguel" w:date="2018-04-20T01:49:00Z">
        <w:r>
          <w:t xml:space="preserve"> durante el algoritmo.</w:t>
        </w:r>
      </w:ins>
    </w:p>
    <w:p w:rsidR="002F2D52" w:rsidRDefault="002F2D52" w:rsidP="002F2D52">
      <w:pPr>
        <w:pStyle w:val="LetranormalTFG"/>
        <w:numPr>
          <w:ilvl w:val="0"/>
          <w:numId w:val="28"/>
        </w:numPr>
        <w:rPr>
          <w:ins w:id="2428" w:author="David Vacas Miguel" w:date="2018-04-20T01:51:00Z"/>
        </w:rPr>
      </w:pPr>
      <w:proofErr w:type="spellStart"/>
      <w:ins w:id="2429" w:author="David Vacas Miguel" w:date="2018-04-20T01:50:00Z">
        <w:r>
          <w:rPr>
            <w:b/>
          </w:rPr>
          <w:t>LocalSearch</w:t>
        </w:r>
        <w:proofErr w:type="spellEnd"/>
        <w:r>
          <w:t xml:space="preserve">, </w:t>
        </w:r>
      </w:ins>
      <w:ins w:id="2430"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431" w:author="David Vacas Miguel" w:date="2018-04-20T01:54:00Z"/>
        </w:rPr>
      </w:pPr>
      <w:proofErr w:type="spellStart"/>
      <w:ins w:id="2432" w:author="David Vacas Miguel" w:date="2018-04-20T01:51:00Z">
        <w:r>
          <w:rPr>
            <w:b/>
          </w:rPr>
          <w:t>ObjectiveFunction</w:t>
        </w:r>
        <w:proofErr w:type="spellEnd"/>
        <w:r>
          <w:t xml:space="preserve">, </w:t>
        </w:r>
      </w:ins>
      <w:ins w:id="2433" w:author="David Vacas Miguel" w:date="2018-04-20T01:53:00Z">
        <w:r>
          <w:t xml:space="preserve">como se indica en el nombre, esta clase se encarga de obtener el valor </w:t>
        </w:r>
        <w:r w:rsidR="009949D9">
          <w:t xml:space="preserve">por el cual se comparan los vecinos </w:t>
        </w:r>
      </w:ins>
      <w:ins w:id="2434" w:author="David Vacas Miguel" w:date="2018-04-20T01:54:00Z">
        <w:r w:rsidR="009949D9">
          <w:t xml:space="preserve">para comprobar </w:t>
        </w:r>
      </w:ins>
      <w:ins w:id="2435" w:author="David Vacas Miguel" w:date="2018-04-20T01:55:00Z">
        <w:r w:rsidR="009949D9">
          <w:t>cuál</w:t>
        </w:r>
      </w:ins>
      <w:ins w:id="2436" w:author="David Vacas Miguel" w:date="2018-04-20T01:54:00Z">
        <w:r w:rsidR="009949D9">
          <w:t xml:space="preserve"> es mejor.</w:t>
        </w:r>
      </w:ins>
    </w:p>
    <w:p w:rsidR="009949D9" w:rsidRDefault="009949D9" w:rsidP="002F2D52">
      <w:pPr>
        <w:pStyle w:val="LetranormalTFG"/>
        <w:numPr>
          <w:ilvl w:val="0"/>
          <w:numId w:val="28"/>
        </w:numPr>
        <w:rPr>
          <w:ins w:id="2437" w:author="David Vacas Miguel" w:date="2018-04-20T01:56:00Z"/>
        </w:rPr>
      </w:pPr>
      <w:ins w:id="2438" w:author="David Vacas Miguel" w:date="2018-04-20T01:54:00Z">
        <w:r>
          <w:rPr>
            <w:b/>
          </w:rPr>
          <w:t>Robot</w:t>
        </w:r>
        <w:r>
          <w:t xml:space="preserve">, esta clase </w:t>
        </w:r>
      </w:ins>
      <w:ins w:id="2439" w:author="David Vacas Miguel" w:date="2018-04-20T01:55:00Z">
        <w:r>
          <w:t>guarda la información necesaria sobre un robo</w:t>
        </w:r>
      </w:ins>
      <w:ins w:id="2440"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441" w:author="David Vacas Miguel" w:date="2018-04-20T01:28:00Z"/>
        </w:rPr>
        <w:pPrChange w:id="2442" w:author="David Vacas Miguel" w:date="2018-04-20T01:44:00Z">
          <w:pPr>
            <w:pStyle w:val="LetranormalTFG"/>
            <w:ind w:left="720"/>
            <w:jc w:val="center"/>
          </w:pPr>
        </w:pPrChange>
      </w:pPr>
      <w:proofErr w:type="spellStart"/>
      <w:ins w:id="2443" w:author="David Vacas Miguel" w:date="2018-04-20T01:56:00Z">
        <w:r>
          <w:rPr>
            <w:b/>
          </w:rPr>
          <w:t>IOFile</w:t>
        </w:r>
        <w:proofErr w:type="spellEnd"/>
        <w:r>
          <w:t>, se trata de la clase que escribe en ficheros de</w:t>
        </w:r>
      </w:ins>
      <w:ins w:id="2444" w:author="David Vacas Miguel" w:date="2018-04-20T01:57:00Z">
        <w:r>
          <w:t xml:space="preserve"> texto los datos que se quieren guardar.</w:t>
        </w:r>
      </w:ins>
    </w:p>
    <w:p w:rsidR="0031002A" w:rsidDel="0045644B" w:rsidRDefault="0031002A">
      <w:pPr>
        <w:pStyle w:val="LetranormalTFG"/>
        <w:jc w:val="center"/>
        <w:rPr>
          <w:del w:id="2445" w:author="David Vacas Miguel" w:date="2018-04-14T15:31:00Z"/>
        </w:rPr>
        <w:pPrChange w:id="2446" w:author="David Vacas Miguel" w:date="2018-04-20T01:28:00Z">
          <w:pPr>
            <w:pStyle w:val="LetranormalTFG"/>
            <w:ind w:left="720"/>
            <w:jc w:val="center"/>
          </w:pPr>
        </w:pPrChange>
      </w:pPr>
      <w:del w:id="2447"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448" w:author="David Vacas Miguel" w:date="2018-04-14T15:31:00Z"/>
          <w:u w:val="single"/>
        </w:rPr>
        <w:pPrChange w:id="2449" w:author="David Vacas Miguel" w:date="2018-04-20T01:28:00Z">
          <w:pPr>
            <w:pStyle w:val="LetranormalTFG"/>
            <w:ind w:left="720"/>
          </w:pPr>
        </w:pPrChange>
      </w:pPr>
    </w:p>
    <w:p w:rsidR="0031002A" w:rsidDel="0045644B" w:rsidRDefault="0031002A">
      <w:pPr>
        <w:pStyle w:val="LetranormalTFG"/>
        <w:jc w:val="center"/>
        <w:rPr>
          <w:del w:id="2450" w:author="David Vacas Miguel" w:date="2018-04-14T15:31:00Z"/>
        </w:rPr>
        <w:pPrChange w:id="2451" w:author="David Vacas Miguel" w:date="2018-04-20T01:28:00Z">
          <w:pPr>
            <w:pStyle w:val="LetranormalTFG"/>
          </w:pPr>
        </w:pPrChange>
      </w:pPr>
      <w:del w:id="2452"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453" w:author="David Vacas Miguel" w:date="2018-04-14T15:31:00Z"/>
        </w:rPr>
        <w:pPrChange w:id="2454" w:author="David Vacas Miguel" w:date="2018-04-20T01:28:00Z">
          <w:pPr>
            <w:pStyle w:val="LetranormalTFG"/>
            <w:ind w:left="720"/>
            <w:jc w:val="center"/>
          </w:pPr>
        </w:pPrChange>
      </w:pPr>
      <w:del w:id="2455"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456" w:author="David Vacas Miguel" w:date="2018-04-14T15:31:00Z"/>
        </w:rPr>
        <w:pPrChange w:id="2457" w:author="David Vacas Miguel" w:date="2018-04-20T01:28:00Z">
          <w:pPr>
            <w:pStyle w:val="LetranormalTFG"/>
            <w:ind w:left="720"/>
            <w:jc w:val="center"/>
          </w:pPr>
        </w:pPrChange>
      </w:pPr>
      <w:del w:id="2458"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459" w:author="David Vacas Miguel" w:date="2018-04-14T15:31:00Z"/>
        </w:rPr>
        <w:pPrChange w:id="2460" w:author="David Vacas Miguel" w:date="2018-04-20T01:28:00Z">
          <w:pPr>
            <w:pStyle w:val="LetranormalTFG"/>
          </w:pPr>
        </w:pPrChange>
      </w:pPr>
    </w:p>
    <w:p w:rsidR="0031002A" w:rsidDel="0045644B" w:rsidRDefault="0031002A">
      <w:pPr>
        <w:pStyle w:val="LetranormalTFG"/>
        <w:jc w:val="center"/>
        <w:rPr>
          <w:del w:id="2461" w:author="David Vacas Miguel" w:date="2018-04-14T15:31:00Z"/>
        </w:rPr>
        <w:pPrChange w:id="2462" w:author="David Vacas Miguel" w:date="2018-04-20T01:28:00Z">
          <w:pPr>
            <w:pStyle w:val="LetranormalTFG"/>
          </w:pPr>
        </w:pPrChange>
      </w:pPr>
      <w:del w:id="2463"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464" w:author="David Vacas Miguel" w:date="2018-04-14T15:31:00Z"/>
        </w:rPr>
        <w:pPrChange w:id="2465" w:author="David Vacas Miguel" w:date="2018-04-20T01:28:00Z">
          <w:pPr>
            <w:pStyle w:val="LetranormalTFG"/>
          </w:pPr>
        </w:pPrChange>
      </w:pPr>
      <w:del w:id="2466"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467" w:author="David Vacas Miguel" w:date="2018-04-14T15:31:00Z"/>
        </w:rPr>
        <w:pPrChange w:id="2468" w:author="David Vacas Miguel" w:date="2018-04-20T01:28:00Z">
          <w:pPr>
            <w:pStyle w:val="LetranormalTFG"/>
          </w:pPr>
        </w:pPrChange>
      </w:pPr>
      <w:del w:id="2469"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470" w:author="David Vacas Miguel" w:date="2018-04-14T15:31:00Z"/>
        </w:rPr>
        <w:pPrChange w:id="2471" w:author="David Vacas Miguel" w:date="2018-04-20T01:28:00Z">
          <w:pPr>
            <w:pStyle w:val="LetranormalTFG"/>
          </w:pPr>
        </w:pPrChange>
      </w:pPr>
      <w:del w:id="2472"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473" w:author="David Vacas Miguel" w:date="2018-04-14T15:31:00Z"/>
        </w:rPr>
        <w:pPrChange w:id="2474" w:author="David Vacas Miguel" w:date="2018-04-20T01:28:00Z">
          <w:pPr>
            <w:pStyle w:val="LetranormalTFG"/>
          </w:pPr>
        </w:pPrChange>
      </w:pPr>
      <w:del w:id="2475"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476" w:author="David Vacas Miguel" w:date="2018-04-14T15:31:00Z"/>
        </w:rPr>
        <w:pPrChange w:id="2477" w:author="David Vacas Miguel" w:date="2018-04-20T01:28:00Z">
          <w:pPr>
            <w:pStyle w:val="LetranormalTFG"/>
          </w:pPr>
        </w:pPrChange>
      </w:pPr>
    </w:p>
    <w:p w:rsidR="00AD5F04" w:rsidDel="00AA7974" w:rsidRDefault="00AD5F04">
      <w:pPr>
        <w:pStyle w:val="LetranormalTFG"/>
        <w:jc w:val="center"/>
        <w:rPr>
          <w:del w:id="2478" w:author="David Vacas Miguel" w:date="2018-04-14T16:23:00Z"/>
          <w:rFonts w:ascii="Arial" w:hAnsi="Arial"/>
          <w:sz w:val="36"/>
        </w:rPr>
        <w:pPrChange w:id="2479" w:author="David Vacas Miguel" w:date="2018-04-20T01:28:00Z">
          <w:pPr/>
        </w:pPrChange>
      </w:pPr>
      <w:del w:id="2480" w:author="David Vacas Miguel" w:date="2018-04-14T15:31:00Z">
        <w:r w:rsidDel="0045644B">
          <w:br w:type="page"/>
        </w:r>
      </w:del>
    </w:p>
    <w:p w:rsidR="00AD5F04" w:rsidDel="0045644B" w:rsidRDefault="00AD5F04">
      <w:pPr>
        <w:pStyle w:val="LetranormalTFG"/>
        <w:jc w:val="center"/>
        <w:rPr>
          <w:del w:id="2481" w:author="David Vacas Miguel" w:date="2018-04-14T15:32:00Z"/>
        </w:rPr>
        <w:pPrChange w:id="2482" w:author="David Vacas Miguel" w:date="2018-04-20T01:28:00Z">
          <w:pPr>
            <w:pStyle w:val="TFGtitulo2"/>
            <w:numPr>
              <w:numId w:val="15"/>
            </w:numPr>
            <w:ind w:left="720" w:hanging="360"/>
          </w:pPr>
        </w:pPrChange>
      </w:pPr>
      <w:del w:id="2483" w:author="David Vacas Miguel" w:date="2018-04-14T15:31:00Z">
        <w:r w:rsidDel="0045644B">
          <w:delText>Zona derecha: Campos de entrada de datos</w:delText>
        </w:r>
      </w:del>
    </w:p>
    <w:p w:rsidR="00C936C0" w:rsidDel="00AA7974" w:rsidRDefault="00C936C0">
      <w:pPr>
        <w:pStyle w:val="LetranormalTFG"/>
        <w:jc w:val="center"/>
        <w:rPr>
          <w:del w:id="2484" w:author="David Vacas Miguel" w:date="2018-04-14T16:22:00Z"/>
        </w:rPr>
        <w:pPrChange w:id="2485" w:author="David Vacas Miguel" w:date="2018-04-20T01:28:00Z">
          <w:pPr>
            <w:pStyle w:val="LetranormalTFG"/>
          </w:pPr>
        </w:pPrChange>
      </w:pPr>
    </w:p>
    <w:p w:rsidR="00C936C0" w:rsidDel="0045644B" w:rsidRDefault="00C936C0">
      <w:pPr>
        <w:pStyle w:val="LetranormalTFG"/>
        <w:jc w:val="center"/>
        <w:rPr>
          <w:del w:id="2486" w:author="David Vacas Miguel" w:date="2018-04-14T15:31:00Z"/>
        </w:rPr>
        <w:pPrChange w:id="2487" w:author="David Vacas Miguel" w:date="2018-04-20T01:28:00Z">
          <w:pPr>
            <w:pStyle w:val="LetranormalTFG"/>
          </w:pPr>
        </w:pPrChange>
      </w:pPr>
      <w:del w:id="2488"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489" w:author="David Vacas Miguel" w:date="2018-04-14T15:31:00Z"/>
        </w:rPr>
        <w:pPrChange w:id="2490" w:author="David Vacas Miguel" w:date="2018-04-20T01:28:00Z">
          <w:pPr>
            <w:pStyle w:val="LetranormalTFG"/>
          </w:pPr>
        </w:pPrChange>
      </w:pPr>
      <w:del w:id="2491"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492" w:author="David Vacas Miguel" w:date="2018-04-14T15:31:00Z"/>
        </w:rPr>
        <w:pPrChange w:id="2493" w:author="David Vacas Miguel" w:date="2018-04-20T01:28:00Z">
          <w:pPr>
            <w:pStyle w:val="LetranormalTFG"/>
          </w:pPr>
        </w:pPrChange>
      </w:pPr>
      <w:del w:id="2494"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495" w:author="David Vacas Miguel" w:date="2018-04-14T15:31:00Z"/>
        </w:rPr>
        <w:pPrChange w:id="2496" w:author="David Vacas Miguel" w:date="2018-04-20T01:28:00Z">
          <w:pPr>
            <w:pStyle w:val="LetranormalTFG"/>
          </w:pPr>
        </w:pPrChange>
      </w:pPr>
      <w:del w:id="2497"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498" w:author="David Vacas Miguel" w:date="2018-04-14T15:31:00Z"/>
        </w:rPr>
        <w:pPrChange w:id="2499" w:author="David Vacas Miguel" w:date="2018-04-20T01:28:00Z">
          <w:pPr>
            <w:pStyle w:val="LetranormalTFG"/>
          </w:pPr>
        </w:pPrChange>
      </w:pPr>
    </w:p>
    <w:p w:rsidR="00C936C0" w:rsidDel="0045644B" w:rsidRDefault="00C936C0">
      <w:pPr>
        <w:pStyle w:val="LetranormalTFG"/>
        <w:jc w:val="center"/>
        <w:rPr>
          <w:del w:id="2500" w:author="David Vacas Miguel" w:date="2018-04-14T15:31:00Z"/>
        </w:rPr>
      </w:pPr>
      <w:del w:id="2501"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502" w:author="David Vacas Miguel" w:date="2018-04-14T15:31:00Z"/>
        </w:rPr>
      </w:pPr>
      <w:del w:id="2503"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504" w:author="David Vacas Miguel" w:date="2018-04-14T15:31:00Z"/>
        </w:rPr>
        <w:pPrChange w:id="2505" w:author="David Vacas Miguel" w:date="2018-04-20T01:28:00Z">
          <w:pPr>
            <w:pStyle w:val="LetranormalTFG"/>
          </w:pPr>
        </w:pPrChange>
      </w:pPr>
    </w:p>
    <w:p w:rsidR="00C936C0" w:rsidDel="0045644B" w:rsidRDefault="00C936C0">
      <w:pPr>
        <w:pStyle w:val="LetranormalTFG"/>
        <w:jc w:val="center"/>
        <w:rPr>
          <w:del w:id="2506" w:author="David Vacas Miguel" w:date="2018-04-14T15:31:00Z"/>
        </w:rPr>
        <w:pPrChange w:id="2507" w:author="David Vacas Miguel" w:date="2018-04-20T01:28:00Z">
          <w:pPr>
            <w:pStyle w:val="LetranormalTFG"/>
          </w:pPr>
        </w:pPrChange>
      </w:pPr>
      <w:del w:id="2508"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509" w:author="David Vacas Miguel" w:date="2018-04-14T15:31:00Z"/>
        </w:rPr>
        <w:pPrChange w:id="2510" w:author="David Vacas Miguel" w:date="2018-04-20T01:28:00Z">
          <w:pPr>
            <w:pStyle w:val="LetranormalTFG"/>
          </w:pPr>
        </w:pPrChange>
      </w:pPr>
      <w:del w:id="2511"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512" w:author="David Vacas Miguel" w:date="2018-04-14T15:31:00Z"/>
        </w:rPr>
        <w:pPrChange w:id="2513" w:author="David Vacas Miguel" w:date="2018-04-20T01:28:00Z">
          <w:pPr>
            <w:pStyle w:val="LetranormalTFG"/>
          </w:pPr>
        </w:pPrChange>
      </w:pPr>
    </w:p>
    <w:p w:rsidR="00C936C0" w:rsidDel="0045644B" w:rsidRDefault="00C936C0">
      <w:pPr>
        <w:pStyle w:val="LetranormalTFG"/>
        <w:jc w:val="center"/>
        <w:rPr>
          <w:del w:id="2514" w:author="David Vacas Miguel" w:date="2018-04-14T15:31:00Z"/>
        </w:rPr>
      </w:pPr>
      <w:del w:id="2515"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516" w:author="David Vacas Miguel" w:date="2018-04-14T15:31:00Z"/>
        </w:rPr>
      </w:pPr>
      <w:del w:id="2517"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518" w:author="David Vacas Miguel" w:date="2018-04-14T15:31:00Z"/>
        </w:rPr>
      </w:pPr>
    </w:p>
    <w:p w:rsidR="00C936C0" w:rsidDel="0045644B" w:rsidRDefault="00C936C0">
      <w:pPr>
        <w:pStyle w:val="LetranormalTFG"/>
        <w:jc w:val="center"/>
        <w:rPr>
          <w:del w:id="2519" w:author="David Vacas Miguel" w:date="2018-04-14T15:31:00Z"/>
        </w:rPr>
        <w:pPrChange w:id="2520" w:author="David Vacas Miguel" w:date="2018-04-20T01:28:00Z">
          <w:pPr>
            <w:pStyle w:val="LetranormalTFG"/>
          </w:pPr>
        </w:pPrChange>
      </w:pPr>
      <w:del w:id="2521"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522" w:author="David Vacas Miguel" w:date="2018-04-14T15:31:00Z"/>
        </w:rPr>
        <w:pPrChange w:id="2523" w:author="David Vacas Miguel" w:date="2018-04-20T01:28:00Z">
          <w:pPr>
            <w:pStyle w:val="LetranormalTFG"/>
          </w:pPr>
        </w:pPrChange>
      </w:pPr>
      <w:del w:id="2524"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525" w:author="David Vacas Miguel" w:date="2018-04-14T15:31:00Z"/>
        </w:rPr>
        <w:pPrChange w:id="2526" w:author="David Vacas Miguel" w:date="2018-04-20T01:28:00Z">
          <w:pPr>
            <w:pStyle w:val="LetranormalTFG"/>
          </w:pPr>
        </w:pPrChange>
      </w:pPr>
      <w:del w:id="2527"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528" w:author="David Vacas Miguel" w:date="2018-04-14T15:31:00Z"/>
        </w:rPr>
      </w:pPr>
      <w:del w:id="2529"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530" w:author="David Vacas Miguel" w:date="2018-04-14T15:31:00Z"/>
        </w:rPr>
      </w:pPr>
      <w:del w:id="2531"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532" w:author="David Vacas Miguel" w:date="2018-04-14T15:31:00Z"/>
        </w:rPr>
      </w:pPr>
    </w:p>
    <w:p w:rsidR="00C936C0" w:rsidDel="0045644B" w:rsidRDefault="00C936C0">
      <w:pPr>
        <w:pStyle w:val="LetranormalTFG"/>
        <w:jc w:val="center"/>
        <w:rPr>
          <w:del w:id="2533" w:author="David Vacas Miguel" w:date="2018-04-14T15:31:00Z"/>
        </w:rPr>
        <w:pPrChange w:id="2534" w:author="David Vacas Miguel" w:date="2018-04-20T01:28:00Z">
          <w:pPr>
            <w:pStyle w:val="LetranormalTFG"/>
          </w:pPr>
        </w:pPrChange>
      </w:pPr>
      <w:del w:id="2535"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536" w:author="David Vacas Miguel" w:date="2018-04-14T15:31:00Z"/>
        </w:rPr>
        <w:pPrChange w:id="2537" w:author="David Vacas Miguel" w:date="2018-04-20T01:28:00Z">
          <w:pPr>
            <w:pStyle w:val="LetranormalTFG"/>
          </w:pPr>
        </w:pPrChange>
      </w:pPr>
    </w:p>
    <w:p w:rsidR="00C936C0" w:rsidDel="0045644B" w:rsidRDefault="00C936C0">
      <w:pPr>
        <w:pStyle w:val="LetranormalTFG"/>
        <w:jc w:val="center"/>
        <w:rPr>
          <w:del w:id="2538" w:author="David Vacas Miguel" w:date="2018-04-14T15:31:00Z"/>
        </w:rPr>
      </w:pPr>
      <w:del w:id="2539"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540" w:author="David Vacas Miguel" w:date="2018-04-14T15:31:00Z"/>
        </w:rPr>
      </w:pPr>
      <w:del w:id="2541"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542" w:author="David Vacas Miguel" w:date="2018-04-14T15:31:00Z"/>
        </w:rPr>
      </w:pPr>
    </w:p>
    <w:p w:rsidR="00C936C0" w:rsidDel="0045644B" w:rsidRDefault="00C936C0">
      <w:pPr>
        <w:pStyle w:val="LetranormalTFG"/>
        <w:jc w:val="center"/>
        <w:rPr>
          <w:del w:id="2543" w:author="David Vacas Miguel" w:date="2018-04-14T15:31:00Z"/>
        </w:rPr>
        <w:pPrChange w:id="2544" w:author="David Vacas Miguel" w:date="2018-04-20T01:28:00Z">
          <w:pPr>
            <w:pStyle w:val="LetranormalTFG"/>
          </w:pPr>
        </w:pPrChange>
      </w:pPr>
      <w:del w:id="2545"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546" w:author="David Vacas Miguel" w:date="2018-04-14T15:31:00Z"/>
        </w:rPr>
        <w:pPrChange w:id="2547" w:author="David Vacas Miguel" w:date="2018-04-20T01:28:00Z">
          <w:pPr>
            <w:pStyle w:val="LetranormalTFG"/>
          </w:pPr>
        </w:pPrChange>
      </w:pPr>
    </w:p>
    <w:p w:rsidR="00AD5F04" w:rsidRPr="00C936C0" w:rsidRDefault="00AD5F04">
      <w:pPr>
        <w:pStyle w:val="LetranormalTFG"/>
        <w:jc w:val="center"/>
        <w:pPrChange w:id="2548" w:author="David Vacas Miguel" w:date="2018-04-20T01:28:00Z">
          <w:pPr>
            <w:pStyle w:val="LetranormalTFG"/>
          </w:pPr>
        </w:pPrChange>
      </w:pPr>
      <w:del w:id="2549" w:author="David Vacas Miguel" w:date="2018-04-14T15:31:00Z">
        <w:r w:rsidDel="0045644B">
          <w:br w:type="page"/>
        </w:r>
      </w:del>
    </w:p>
    <w:p w:rsidR="00AD5F04" w:rsidRDefault="00AA7974" w:rsidP="00AA7974">
      <w:pPr>
        <w:pStyle w:val="TFGtitulo2"/>
        <w:rPr>
          <w:ins w:id="2550" w:author="David Vacas Miguel" w:date="2018-04-20T01:57:00Z"/>
        </w:rPr>
      </w:pPr>
      <w:bookmarkStart w:id="2551" w:name="_Toc512858257"/>
      <w:ins w:id="2552" w:author="David Vacas Miguel" w:date="2018-04-14T16:22:00Z">
        <w:r>
          <w:t xml:space="preserve">3. </w:t>
        </w:r>
      </w:ins>
      <w:del w:id="2553" w:author="David Vacas Miguel" w:date="2018-04-14T15:32:00Z">
        <w:r w:rsidR="00AD5F04" w:rsidDel="0045644B">
          <w:delText>Casos de uso</w:delText>
        </w:r>
      </w:del>
      <w:ins w:id="2554" w:author="David Vacas Miguel" w:date="2018-04-14T15:32:00Z">
        <w:r w:rsidR="0045644B">
          <w:t>Estructuras de datos</w:t>
        </w:r>
      </w:ins>
      <w:bookmarkEnd w:id="2551"/>
    </w:p>
    <w:p w:rsidR="009949D9" w:rsidRDefault="007168C9">
      <w:pPr>
        <w:pStyle w:val="LetranormalTFG"/>
        <w:rPr>
          <w:ins w:id="2555" w:author="David Vacas Miguel" w:date="2018-04-30T13:04:00Z"/>
        </w:rPr>
      </w:pPr>
      <w:ins w:id="2556"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557" w:author="David Vacas Miguel" w:date="2018-04-30T13:08:00Z"/>
          <w:b/>
          <w:rPrChange w:id="2558" w:author="David Vacas Miguel" w:date="2018-04-30T13:08:00Z">
            <w:rPr>
              <w:ins w:id="2559" w:author="David Vacas Miguel" w:date="2018-04-30T13:08:00Z"/>
            </w:rPr>
          </w:rPrChange>
        </w:rPr>
      </w:pPr>
      <w:proofErr w:type="spellStart"/>
      <w:ins w:id="2560" w:author="David Vacas Miguel" w:date="2018-04-30T13:05:00Z">
        <w:r w:rsidRPr="00DB759D">
          <w:rPr>
            <w:b/>
            <w:rPrChange w:id="2561" w:author="David Vacas Miguel" w:date="2018-04-30T13:05:00Z">
              <w:rPr/>
            </w:rPrChange>
          </w:rPr>
          <w:t>ObjectiveFunction</w:t>
        </w:r>
        <w:proofErr w:type="spellEnd"/>
        <w:r>
          <w:t xml:space="preserve">: Se va a explicar el funcionamiento de esta clase, es decir, como se obtiene el </w:t>
        </w:r>
      </w:ins>
      <w:ins w:id="2562" w:author="David Vacas Miguel" w:date="2018-04-30T13:06:00Z">
        <w:r>
          <w:t xml:space="preserve">valor por el cual se decide que robot es mejor. </w:t>
        </w:r>
      </w:ins>
    </w:p>
    <w:p w:rsidR="00DB759D" w:rsidRDefault="00DB759D">
      <w:pPr>
        <w:pStyle w:val="LetranormalTFG"/>
        <w:ind w:left="1068"/>
        <w:rPr>
          <w:ins w:id="2563" w:author="David Vacas Miguel" w:date="2018-04-30T13:32:00Z"/>
        </w:rPr>
      </w:pPr>
      <w:ins w:id="2564" w:author="David Vacas Miguel" w:date="2018-04-30T13:08:00Z">
        <w:r>
          <w:t>Se comienz</w:t>
        </w:r>
      </w:ins>
      <w:ins w:id="2565" w:author="David Vacas Miguel" w:date="2018-04-30T13:14:00Z">
        <w:r>
          <w:t>a leyendo el circuito de un fichero de texto para guardarlo en una variable.</w:t>
        </w:r>
      </w:ins>
      <w:ins w:id="2566" w:author="David Vacas Miguel" w:date="2018-04-30T13:21:00Z">
        <w:r w:rsidR="00D93A1C">
          <w:t xml:space="preserve"> A </w:t>
        </w:r>
      </w:ins>
      <w:ins w:id="2567" w:author="David Vacas Miguel" w:date="2018-04-30T13:23:00Z">
        <w:r w:rsidR="00D93A1C">
          <w:t>continuación,</w:t>
        </w:r>
      </w:ins>
      <w:ins w:id="2568" w:author="David Vacas Miguel" w:date="2018-04-30T13:21:00Z">
        <w:r w:rsidR="00D93A1C">
          <w:t xml:space="preserve"> se comienza con el </w:t>
        </w:r>
      </w:ins>
      <w:ins w:id="2569" w:author="David Vacas Miguel" w:date="2018-04-30T13:22:00Z">
        <w:r w:rsidR="00D93A1C">
          <w:t>cálculo</w:t>
        </w:r>
      </w:ins>
      <w:ins w:id="2570" w:author="David Vacas Miguel" w:date="2018-04-30T13:21:00Z">
        <w:r w:rsidR="00D93A1C">
          <w:t xml:space="preserve"> de la posición del robot en función de la posición en el instante anterior, los parámetros </w:t>
        </w:r>
      </w:ins>
      <w:ins w:id="2571" w:author="David Vacas Miguel" w:date="2018-04-30T13:28:00Z">
        <w:r w:rsidR="00F52AD2">
          <w:t>de este</w:t>
        </w:r>
      </w:ins>
      <w:ins w:id="2572" w:author="David Vacas Miguel" w:date="2018-04-30T13:21:00Z">
        <w:r w:rsidR="00D93A1C">
          <w:t>, y la velo</w:t>
        </w:r>
      </w:ins>
      <w:ins w:id="2573" w:author="David Vacas Miguel" w:date="2018-04-30T13:22:00Z">
        <w:r w:rsidR="00D93A1C">
          <w:t xml:space="preserve">cidad de las ruedas en ese instante. Esto se realiza mediante las ecuaciones </w:t>
        </w:r>
      </w:ins>
      <w:ins w:id="2574" w:author="David Vacas Miguel" w:date="2018-04-30T13:24:00Z">
        <w:r w:rsidR="00D93A1C">
          <w:t xml:space="preserve">número 7, </w:t>
        </w:r>
      </w:ins>
      <w:ins w:id="2575" w:author="David Vacas Miguel" w:date="2018-04-30T13:23:00Z">
        <w:r w:rsidR="00D93A1C">
          <w:t>calculadas</w:t>
        </w:r>
      </w:ins>
      <w:ins w:id="2576" w:author="David Vacas Miguel" w:date="2018-04-30T13:22:00Z">
        <w:r w:rsidR="00D93A1C">
          <w:t xml:space="preserve"> en el apartado </w:t>
        </w:r>
        <w:r w:rsidR="00D93A1C" w:rsidRPr="00D93A1C">
          <w:rPr>
            <w:b/>
            <w:i/>
            <w:rPrChange w:id="2577" w:author="David Vacas Miguel" w:date="2018-04-30T13:23:00Z">
              <w:rPr>
                <w:rFonts w:eastAsiaTheme="majorEastAsia" w:cstheme="majorBidi"/>
                <w:b/>
                <w:sz w:val="32"/>
                <w:szCs w:val="32"/>
              </w:rPr>
            </w:rPrChange>
          </w:rPr>
          <w:t>2.1</w:t>
        </w:r>
      </w:ins>
      <w:ins w:id="2578" w:author="David Vacas Miguel" w:date="2018-04-30T13:23:00Z">
        <w:r w:rsidR="00D93A1C" w:rsidRPr="00D93A1C">
          <w:rPr>
            <w:b/>
            <w:i/>
            <w:rPrChange w:id="2579" w:author="David Vacas Miguel" w:date="2018-04-30T13:23:00Z">
              <w:rPr>
                <w:rFonts w:eastAsiaTheme="majorEastAsia" w:cstheme="majorBidi"/>
                <w:b/>
                <w:sz w:val="32"/>
                <w:szCs w:val="32"/>
              </w:rPr>
            </w:rPrChange>
          </w:rPr>
          <w:t xml:space="preserve"> Direccionamiento </w:t>
        </w:r>
        <w:r w:rsidR="00D93A1C" w:rsidRPr="00D93A1C">
          <w:rPr>
            <w:b/>
            <w:i/>
            <w:rPrChange w:id="2580" w:author="David Vacas Miguel" w:date="2018-04-30T13:23:00Z">
              <w:rPr>
                <w:rFonts w:eastAsiaTheme="majorEastAsia" w:cstheme="majorBidi"/>
                <w:b/>
                <w:sz w:val="32"/>
                <w:szCs w:val="32"/>
              </w:rPr>
            </w:rPrChange>
          </w:rPr>
          <w:lastRenderedPageBreak/>
          <w:t>diferencial</w:t>
        </w:r>
        <w:r w:rsidR="00D93A1C">
          <w:t>.</w:t>
        </w:r>
      </w:ins>
      <w:ins w:id="2581" w:author="David Vacas Miguel" w:date="2018-04-30T13:29:00Z">
        <w:r w:rsidR="00F52AD2">
          <w:t xml:space="preserve"> Para saber si se debe mover cada rueda o dejarla parada se utilizan dos sensores que detectan si </w:t>
        </w:r>
      </w:ins>
      <w:ins w:id="2582"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583" w:author="David Vacas Miguel" w:date="2018-04-30T13:31:00Z">
        <w:r w:rsidR="00F52AD2">
          <w:t>se consigue que el robot gire en dirección a la rueda detenida.</w:t>
        </w:r>
      </w:ins>
      <w:ins w:id="2584" w:author="David Vacas Miguel" w:date="2018-04-30T13:37:00Z">
        <w:r w:rsidR="00861F10">
          <w:t xml:space="preserve"> </w:t>
        </w:r>
      </w:ins>
      <w:ins w:id="2585" w:author="David Vacas Miguel" w:date="2018-04-30T13:39:00Z">
        <w:r w:rsidR="00174EE2">
          <w:t>Además,</w:t>
        </w:r>
      </w:ins>
      <w:ins w:id="2586"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587" w:author="David Vacas Miguel" w:date="2018-04-30T13:38:00Z">
        <w:r w:rsidR="00DE5FFA">
          <w:t>para el calculo de las matrices de posición que son necesarias para saber la posición de los sensores en cada instante.</w:t>
        </w:r>
      </w:ins>
    </w:p>
    <w:p w:rsidR="00F52AD2" w:rsidRDefault="00F52AD2">
      <w:pPr>
        <w:pStyle w:val="LetranormalTFG"/>
        <w:ind w:left="1068"/>
        <w:rPr>
          <w:ins w:id="2588" w:author="David Vacas Miguel" w:date="2018-04-30T13:34:00Z"/>
        </w:rPr>
      </w:pPr>
      <w:ins w:id="2589"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590" w:author="David Vacas Miguel" w:date="2018-04-30T13:33:00Z">
        <w:r>
          <w:t xml:space="preserve"> y este es el que se devuelve como valor a comparar entre circuitos. </w:t>
        </w:r>
      </w:ins>
    </w:p>
    <w:p w:rsidR="00F52AD2" w:rsidRPr="00DB759D" w:rsidRDefault="00F52AD2">
      <w:pPr>
        <w:pStyle w:val="LetranormalTFG"/>
        <w:ind w:left="1068"/>
        <w:rPr>
          <w:ins w:id="2591" w:author="David Vacas Miguel" w:date="2018-04-14T16:34:00Z"/>
          <w:rPrChange w:id="2592" w:author="David Vacas Miguel" w:date="2018-04-30T13:08:00Z">
            <w:rPr>
              <w:ins w:id="2593" w:author="David Vacas Miguel" w:date="2018-04-14T16:34:00Z"/>
            </w:rPr>
          </w:rPrChange>
        </w:rPr>
        <w:pPrChange w:id="2594" w:author="David Vacas Miguel" w:date="2018-04-30T13:08:00Z">
          <w:pPr>
            <w:pStyle w:val="TFGtitulo2"/>
          </w:pPr>
        </w:pPrChange>
      </w:pPr>
      <w:ins w:id="2595" w:author="David Vacas Miguel" w:date="2018-04-30T13:34:00Z">
        <w:r>
          <w:t xml:space="preserve">Como añadido se ha incluido una condición de tiempo en la que si el robot no ha realizado el circuito en ese tiempo se para la ejecución, esto se debe a </w:t>
        </w:r>
      </w:ins>
      <w:ins w:id="2596" w:author="David Vacas Miguel" w:date="2018-04-30T13:39:00Z">
        <w:r w:rsidR="00174EE2">
          <w:t>que,</w:t>
        </w:r>
      </w:ins>
      <w:ins w:id="2597" w:author="David Vacas Miguel" w:date="2018-04-30T13:34:00Z">
        <w:r>
          <w:t xml:space="preserve"> al ser un problema real, dependiendo de los parámetros que se incluyan en el robot, es posible que el robot se quede parado al realizar el</w:t>
        </w:r>
      </w:ins>
      <w:ins w:id="2598" w:author="David Vacas Miguel" w:date="2018-04-30T13:35:00Z">
        <w:r>
          <w:t xml:space="preserve"> circuito y por tanto nunca acabaría el mismo y fallaría el algoritmo.</w:t>
        </w:r>
      </w:ins>
    </w:p>
    <w:p w:rsidR="00C935A3" w:rsidDel="00C935A3" w:rsidRDefault="00C935A3">
      <w:pPr>
        <w:pStyle w:val="LetranormalTFG"/>
        <w:rPr>
          <w:del w:id="2599" w:author="David Vacas Miguel" w:date="2018-04-14T16:34:00Z"/>
        </w:rPr>
        <w:pPrChange w:id="2600"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601" w:author="David Vacas Miguel" w:date="2018-04-14T15:32:00Z"/>
        </w:rPr>
      </w:pPr>
      <w:del w:id="2602" w:author="David Vacas Miguel" w:date="2018-04-14T15:32:00Z">
        <w:r w:rsidDel="0045644B">
          <w:delText>A continuación se muestran diferentes resultados de diferentes robots sobre un mismo circuito:</w:delText>
        </w:r>
      </w:del>
    </w:p>
    <w:tbl>
      <w:tblPr>
        <w:tblStyle w:val="Tablaconcuadrcu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603" w:author="David Vacas Miguel" w:date="2018-04-14T15:32:00Z"/>
        </w:trPr>
        <w:tc>
          <w:tcPr>
            <w:tcW w:w="870" w:type="dxa"/>
          </w:tcPr>
          <w:p w:rsidR="00E652DB" w:rsidRPr="003B1B09" w:rsidDel="0045644B" w:rsidRDefault="00E652DB" w:rsidP="0065054E">
            <w:pPr>
              <w:pStyle w:val="LetranormalTFG"/>
              <w:jc w:val="center"/>
              <w:rPr>
                <w:del w:id="2604" w:author="David Vacas Miguel" w:date="2018-04-14T15:32:00Z"/>
                <w:b/>
              </w:rPr>
            </w:pPr>
            <w:del w:id="2605"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606" w:author="David Vacas Miguel" w:date="2018-04-14T15:32:00Z"/>
              </w:rPr>
            </w:pPr>
            <w:del w:id="2607" w:author="David Vacas Miguel" w:date="2018-04-14T15:32:00Z">
              <w:r w:rsidDel="0045644B">
                <w:delText>Radio de las ruedas</w:delText>
              </w:r>
            </w:del>
          </w:p>
        </w:tc>
      </w:tr>
      <w:tr w:rsidR="00E652DB" w:rsidDel="0045644B" w:rsidTr="0065054E">
        <w:trPr>
          <w:trHeight w:val="358"/>
          <w:jc w:val="center"/>
          <w:del w:id="2608" w:author="David Vacas Miguel" w:date="2018-04-14T15:32:00Z"/>
        </w:trPr>
        <w:tc>
          <w:tcPr>
            <w:tcW w:w="870" w:type="dxa"/>
          </w:tcPr>
          <w:p w:rsidR="00E652DB" w:rsidRPr="003B1B09" w:rsidDel="0045644B" w:rsidRDefault="00E652DB" w:rsidP="0065054E">
            <w:pPr>
              <w:pStyle w:val="LetranormalTFG"/>
              <w:jc w:val="center"/>
              <w:rPr>
                <w:del w:id="2609" w:author="David Vacas Miguel" w:date="2018-04-14T15:32:00Z"/>
                <w:b/>
              </w:rPr>
            </w:pPr>
            <w:del w:id="2610"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611" w:author="David Vacas Miguel" w:date="2018-04-14T15:32:00Z"/>
              </w:rPr>
            </w:pPr>
            <w:del w:id="2612" w:author="David Vacas Miguel" w:date="2018-04-14T15:32:00Z">
              <w:r w:rsidDel="0045644B">
                <w:delText>Separación entre las ruedas</w:delText>
              </w:r>
            </w:del>
          </w:p>
        </w:tc>
      </w:tr>
      <w:tr w:rsidR="00E652DB" w:rsidDel="0045644B" w:rsidTr="0065054E">
        <w:trPr>
          <w:trHeight w:val="691"/>
          <w:jc w:val="center"/>
          <w:del w:id="2613" w:author="David Vacas Miguel" w:date="2018-04-14T15:32:00Z"/>
        </w:trPr>
        <w:tc>
          <w:tcPr>
            <w:tcW w:w="870" w:type="dxa"/>
          </w:tcPr>
          <w:p w:rsidR="00E652DB" w:rsidRPr="003B1B09" w:rsidDel="0045644B" w:rsidRDefault="00E652DB" w:rsidP="0065054E">
            <w:pPr>
              <w:pStyle w:val="LetranormalTFG"/>
              <w:jc w:val="center"/>
              <w:rPr>
                <w:del w:id="2614" w:author="David Vacas Miguel" w:date="2018-04-14T15:32:00Z"/>
                <w:b/>
              </w:rPr>
            </w:pPr>
            <w:del w:id="2615"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616" w:author="David Vacas Miguel" w:date="2018-04-14T15:32:00Z"/>
              </w:rPr>
            </w:pPr>
            <w:del w:id="2617" w:author="David Vacas Miguel" w:date="2018-04-14T15:32:00Z">
              <w:r w:rsidDel="0045644B">
                <w:delText>Distancia desde el borde del robot a las ruedas</w:delText>
              </w:r>
            </w:del>
          </w:p>
        </w:tc>
      </w:tr>
      <w:tr w:rsidR="00E652DB" w:rsidDel="0045644B" w:rsidTr="0065054E">
        <w:trPr>
          <w:trHeight w:val="358"/>
          <w:jc w:val="center"/>
          <w:del w:id="2618" w:author="David Vacas Miguel" w:date="2018-04-14T15:32:00Z"/>
        </w:trPr>
        <w:tc>
          <w:tcPr>
            <w:tcW w:w="870" w:type="dxa"/>
          </w:tcPr>
          <w:p w:rsidR="00E652DB" w:rsidRPr="003B1B09" w:rsidDel="0045644B" w:rsidRDefault="00E652DB" w:rsidP="0065054E">
            <w:pPr>
              <w:pStyle w:val="LetranormalTFG"/>
              <w:jc w:val="center"/>
              <w:rPr>
                <w:del w:id="2619" w:author="David Vacas Miguel" w:date="2018-04-14T15:32:00Z"/>
                <w:b/>
              </w:rPr>
            </w:pPr>
            <w:del w:id="2620"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621" w:author="David Vacas Miguel" w:date="2018-04-14T15:32:00Z"/>
              </w:rPr>
            </w:pPr>
            <w:del w:id="2622" w:author="David Vacas Miguel" w:date="2018-04-14T15:32:00Z">
              <w:r w:rsidDel="0045644B">
                <w:delText>Largo del robot</w:delText>
              </w:r>
            </w:del>
          </w:p>
        </w:tc>
      </w:tr>
      <w:tr w:rsidR="00E652DB" w:rsidDel="0045644B" w:rsidTr="0065054E">
        <w:trPr>
          <w:trHeight w:val="345"/>
          <w:jc w:val="center"/>
          <w:del w:id="2623" w:author="David Vacas Miguel" w:date="2018-04-14T15:32:00Z"/>
        </w:trPr>
        <w:tc>
          <w:tcPr>
            <w:tcW w:w="870" w:type="dxa"/>
          </w:tcPr>
          <w:p w:rsidR="00E652DB" w:rsidRPr="003B1B09" w:rsidDel="0045644B" w:rsidRDefault="00E652DB" w:rsidP="0065054E">
            <w:pPr>
              <w:pStyle w:val="LetranormalTFG"/>
              <w:jc w:val="center"/>
              <w:rPr>
                <w:del w:id="2624" w:author="David Vacas Miguel" w:date="2018-04-14T15:32:00Z"/>
                <w:b/>
              </w:rPr>
            </w:pPr>
            <w:del w:id="2625"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626" w:author="David Vacas Miguel" w:date="2018-04-14T15:32:00Z"/>
              </w:rPr>
            </w:pPr>
            <w:del w:id="2627" w:author="David Vacas Miguel" w:date="2018-04-14T15:32:00Z">
              <w:r w:rsidDel="0045644B">
                <w:delText>Ancho del robot</w:delText>
              </w:r>
            </w:del>
          </w:p>
        </w:tc>
      </w:tr>
      <w:tr w:rsidR="00E652DB" w:rsidDel="0045644B" w:rsidTr="0065054E">
        <w:trPr>
          <w:trHeight w:val="704"/>
          <w:jc w:val="center"/>
          <w:del w:id="2628" w:author="David Vacas Miguel" w:date="2018-04-14T15:32:00Z"/>
        </w:trPr>
        <w:tc>
          <w:tcPr>
            <w:tcW w:w="870" w:type="dxa"/>
          </w:tcPr>
          <w:p w:rsidR="00E652DB" w:rsidRPr="003B1B09" w:rsidDel="0045644B" w:rsidRDefault="00E652DB" w:rsidP="0065054E">
            <w:pPr>
              <w:pStyle w:val="LetranormalTFG"/>
              <w:jc w:val="center"/>
              <w:rPr>
                <w:del w:id="2629" w:author="David Vacas Miguel" w:date="2018-04-14T15:32:00Z"/>
                <w:b/>
              </w:rPr>
            </w:pPr>
            <w:del w:id="2630"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631" w:author="David Vacas Miguel" w:date="2018-04-14T15:32:00Z"/>
              </w:rPr>
            </w:pPr>
            <w:del w:id="2632" w:author="David Vacas Miguel" w:date="2018-04-14T15:32:00Z">
              <w:r w:rsidDel="0045644B">
                <w:delText>Distancia desde el borde del robot a los sensores</w:delText>
              </w:r>
            </w:del>
          </w:p>
        </w:tc>
      </w:tr>
      <w:tr w:rsidR="00E652DB" w:rsidDel="0045644B" w:rsidTr="0065054E">
        <w:trPr>
          <w:trHeight w:val="429"/>
          <w:jc w:val="center"/>
          <w:del w:id="2633" w:author="David Vacas Miguel" w:date="2018-04-14T15:32:00Z"/>
        </w:trPr>
        <w:tc>
          <w:tcPr>
            <w:tcW w:w="870" w:type="dxa"/>
          </w:tcPr>
          <w:p w:rsidR="00E652DB" w:rsidRPr="003B1B09" w:rsidDel="0045644B" w:rsidRDefault="00E652DB" w:rsidP="0065054E">
            <w:pPr>
              <w:pStyle w:val="LetranormalTFG"/>
              <w:jc w:val="center"/>
              <w:rPr>
                <w:del w:id="2634" w:author="David Vacas Miguel" w:date="2018-04-14T15:32:00Z"/>
                <w:b/>
              </w:rPr>
            </w:pPr>
            <w:del w:id="2635"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636" w:author="David Vacas Miguel" w:date="2018-04-14T15:32:00Z"/>
              </w:rPr>
            </w:pPr>
            <w:del w:id="2637" w:author="David Vacas Miguel" w:date="2018-04-14T15:32:00Z">
              <w:r w:rsidDel="0045644B">
                <w:delText>Separación entre los sensores</w:delText>
              </w:r>
            </w:del>
          </w:p>
        </w:tc>
      </w:tr>
    </w:tbl>
    <w:p w:rsidR="00E652DB" w:rsidDel="0045644B" w:rsidRDefault="00E652DB" w:rsidP="00E652DB">
      <w:pPr>
        <w:pStyle w:val="LetranormalTFG"/>
        <w:jc w:val="center"/>
        <w:rPr>
          <w:del w:id="2638" w:author="David Vacas Miguel" w:date="2018-04-14T15:32:00Z"/>
        </w:rPr>
      </w:pPr>
      <w:del w:id="2639"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640"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41"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42" w:author="David Vacas Miguel" w:date="2018-04-14T15:32:00Z"/>
              </w:rPr>
            </w:pPr>
            <w:del w:id="2643"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4" w:author="David Vacas Miguel" w:date="2018-04-14T15:32:00Z"/>
              </w:rPr>
            </w:pPr>
            <w:del w:id="2645"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6" w:author="David Vacas Miguel" w:date="2018-04-14T15:32:00Z"/>
              </w:rPr>
            </w:pPr>
            <w:del w:id="2647"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8" w:author="David Vacas Miguel" w:date="2018-04-14T15:32:00Z"/>
              </w:rPr>
            </w:pPr>
            <w:del w:id="2649"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0" w:author="David Vacas Miguel" w:date="2018-04-14T15:32:00Z"/>
              </w:rPr>
            </w:pPr>
            <w:del w:id="2651"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2" w:author="David Vacas Miguel" w:date="2018-04-14T15:32:00Z"/>
              </w:rPr>
            </w:pPr>
            <w:del w:id="2653"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4" w:author="David Vacas Miguel" w:date="2018-04-14T15:32:00Z"/>
              </w:rPr>
            </w:pPr>
            <w:del w:id="2655"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6" w:author="David Vacas Miguel" w:date="2018-04-14T15:32:00Z"/>
              </w:rPr>
            </w:pPr>
            <w:del w:id="2657"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8" w:author="David Vacas Miguel" w:date="2018-04-14T15:32:00Z"/>
              </w:rPr>
            </w:pPr>
            <w:del w:id="2659"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660"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661" w:author="David Vacas Miguel" w:date="2018-04-14T15:32:00Z"/>
              </w:rPr>
            </w:pPr>
            <w:del w:id="2662"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3" w:author="David Vacas Miguel" w:date="2018-04-14T15:32:00Z"/>
              </w:rPr>
            </w:pPr>
            <w:del w:id="2664"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5" w:author="David Vacas Miguel" w:date="2018-04-14T15:32:00Z"/>
              </w:rPr>
            </w:pPr>
            <w:del w:id="2666"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7" w:author="David Vacas Miguel" w:date="2018-04-14T15:32:00Z"/>
              </w:rPr>
            </w:pPr>
            <w:del w:id="2668"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9" w:author="David Vacas Miguel" w:date="2018-04-14T15:32:00Z"/>
              </w:rPr>
            </w:pPr>
            <w:del w:id="2670"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1" w:author="David Vacas Miguel" w:date="2018-04-14T15:32:00Z"/>
              </w:rPr>
            </w:pPr>
            <w:del w:id="2672"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3" w:author="David Vacas Miguel" w:date="2018-04-14T15:32:00Z"/>
              </w:rPr>
            </w:pPr>
            <w:del w:id="2674"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5" w:author="David Vacas Miguel" w:date="2018-04-14T15:32:00Z"/>
              </w:rPr>
            </w:pPr>
            <w:del w:id="2676"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7" w:author="David Vacas Miguel" w:date="2018-04-14T15:32:00Z"/>
              </w:rPr>
            </w:pPr>
            <w:del w:id="2678" w:author="David Vacas Miguel" w:date="2018-04-14T15:32:00Z">
              <w:r w:rsidDel="0045644B">
                <w:delText>4</w:delText>
              </w:r>
            </w:del>
          </w:p>
        </w:tc>
      </w:tr>
    </w:tbl>
    <w:p w:rsidR="00E652DB" w:rsidDel="0045644B" w:rsidRDefault="00E652DB" w:rsidP="00E652DB">
      <w:pPr>
        <w:pStyle w:val="LetranormalTFG"/>
        <w:rPr>
          <w:del w:id="2679" w:author="David Vacas Miguel" w:date="2018-04-14T15:32:00Z"/>
        </w:rPr>
      </w:pPr>
      <w:del w:id="2680" w:author="David Vacas Miguel" w:date="2018-04-14T15:32:00Z">
        <w:r w:rsidDel="0045644B">
          <w:delText>Tiempo: 90s.</w:delText>
        </w:r>
      </w:del>
    </w:p>
    <w:p w:rsidR="00E652DB" w:rsidDel="0045644B" w:rsidRDefault="0090142A" w:rsidP="00E652DB">
      <w:pPr>
        <w:pStyle w:val="LetranormalTFG"/>
        <w:jc w:val="center"/>
        <w:rPr>
          <w:del w:id="2681" w:author="David Vacas Miguel" w:date="2018-04-14T15:32:00Z"/>
        </w:rPr>
      </w:pPr>
      <w:del w:id="2682"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683" w:author="David Vacas Miguel" w:date="2018-04-14T15:32:00Z"/>
        </w:rPr>
      </w:pPr>
    </w:p>
    <w:p w:rsidR="00E652DB" w:rsidDel="0045644B" w:rsidRDefault="00E652DB" w:rsidP="00E652DB">
      <w:pPr>
        <w:pStyle w:val="LetranormalTFG"/>
        <w:jc w:val="center"/>
        <w:rPr>
          <w:del w:id="2684"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85"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86" w:author="David Vacas Miguel" w:date="2018-04-14T15:32:00Z"/>
              </w:rPr>
            </w:pPr>
            <w:del w:id="2687"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8" w:author="David Vacas Miguel" w:date="2018-04-14T15:32:00Z"/>
              </w:rPr>
            </w:pPr>
            <w:del w:id="2689"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0" w:author="David Vacas Miguel" w:date="2018-04-14T15:32:00Z"/>
              </w:rPr>
            </w:pPr>
            <w:del w:id="2691"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2" w:author="David Vacas Miguel" w:date="2018-04-14T15:32:00Z"/>
              </w:rPr>
            </w:pPr>
            <w:del w:id="2693"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4" w:author="David Vacas Miguel" w:date="2018-04-14T15:32:00Z"/>
              </w:rPr>
            </w:pPr>
            <w:del w:id="2695"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6" w:author="David Vacas Miguel" w:date="2018-04-14T15:32:00Z"/>
              </w:rPr>
            </w:pPr>
            <w:del w:id="2697"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8" w:author="David Vacas Miguel" w:date="2018-04-14T15:32:00Z"/>
              </w:rPr>
            </w:pPr>
            <w:del w:id="2699"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0" w:author="David Vacas Miguel" w:date="2018-04-14T15:32:00Z"/>
              </w:rPr>
            </w:pPr>
            <w:del w:id="2701"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2" w:author="David Vacas Miguel" w:date="2018-04-14T15:32:00Z"/>
              </w:rPr>
            </w:pPr>
            <w:del w:id="2703"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04"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05" w:author="David Vacas Miguel" w:date="2018-04-14T15:32:00Z"/>
              </w:rPr>
            </w:pPr>
            <w:del w:id="2706"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7" w:author="David Vacas Miguel" w:date="2018-04-14T15:32:00Z"/>
              </w:rPr>
            </w:pPr>
            <w:del w:id="2708"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9" w:author="David Vacas Miguel" w:date="2018-04-14T15:32:00Z"/>
              </w:rPr>
            </w:pPr>
            <w:del w:id="2710"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1" w:author="David Vacas Miguel" w:date="2018-04-14T15:32:00Z"/>
              </w:rPr>
            </w:pPr>
            <w:del w:id="2712"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3" w:author="David Vacas Miguel" w:date="2018-04-14T15:32:00Z"/>
              </w:rPr>
            </w:pPr>
            <w:del w:id="2714"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5" w:author="David Vacas Miguel" w:date="2018-04-14T15:32:00Z"/>
              </w:rPr>
            </w:pPr>
            <w:del w:id="2716"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7" w:author="David Vacas Miguel" w:date="2018-04-14T15:32:00Z"/>
              </w:rPr>
            </w:pPr>
            <w:del w:id="2718"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9" w:author="David Vacas Miguel" w:date="2018-04-14T15:32:00Z"/>
              </w:rPr>
            </w:pPr>
            <w:del w:id="2720"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21" w:author="David Vacas Miguel" w:date="2018-04-14T15:32:00Z"/>
              </w:rPr>
            </w:pPr>
            <w:del w:id="2722" w:author="David Vacas Miguel" w:date="2018-04-14T15:32:00Z">
              <w:r w:rsidDel="0045644B">
                <w:delText>7</w:delText>
              </w:r>
            </w:del>
          </w:p>
        </w:tc>
      </w:tr>
    </w:tbl>
    <w:p w:rsidR="00E652DB" w:rsidDel="0045644B" w:rsidRDefault="00E652DB" w:rsidP="00E652DB">
      <w:pPr>
        <w:pStyle w:val="LetranormalTFG"/>
        <w:rPr>
          <w:del w:id="2723" w:author="David Vacas Miguel" w:date="2018-04-14T15:32:00Z"/>
        </w:rPr>
      </w:pPr>
      <w:del w:id="2724" w:author="David Vacas Miguel" w:date="2018-04-14T15:32:00Z">
        <w:r w:rsidDel="0045644B">
          <w:delText>Tiempo: 92s.</w:delText>
        </w:r>
      </w:del>
    </w:p>
    <w:p w:rsidR="00E652DB" w:rsidDel="0045644B" w:rsidRDefault="0090142A" w:rsidP="00E652DB">
      <w:pPr>
        <w:pStyle w:val="LetranormalTFG"/>
        <w:jc w:val="center"/>
        <w:rPr>
          <w:del w:id="2725" w:author="David Vacas Miguel" w:date="2018-04-14T15:32:00Z"/>
          <w:noProof/>
          <w:lang w:eastAsia="es-ES"/>
        </w:rPr>
      </w:pPr>
      <w:del w:id="2726" w:author="David Vacas Miguel" w:date="2018-04-14T15:32:00Z">
        <w:r>
          <w:rPr>
            <w:noProof/>
            <w:lang w:eastAsia="es-ES"/>
          </w:rPr>
          <w:pict>
            <v:shape id="_x0000_i1032" type="#_x0000_t75" style="width:204.75pt;height:186.75pt">
              <v:imagedata r:id="rId43" o:title="resultados2"/>
            </v:shape>
          </w:pict>
        </w:r>
      </w:del>
    </w:p>
    <w:p w:rsidR="0049345F" w:rsidDel="0045644B" w:rsidRDefault="0049345F" w:rsidP="00E652DB">
      <w:pPr>
        <w:pStyle w:val="LetranormalTFG"/>
        <w:jc w:val="center"/>
        <w:rPr>
          <w:del w:id="2727"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28"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29" w:author="David Vacas Miguel" w:date="2018-04-14T15:32:00Z"/>
              </w:rPr>
            </w:pPr>
            <w:del w:id="2730"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1" w:author="David Vacas Miguel" w:date="2018-04-14T15:32:00Z"/>
              </w:rPr>
            </w:pPr>
            <w:del w:id="2732"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3" w:author="David Vacas Miguel" w:date="2018-04-14T15:32:00Z"/>
              </w:rPr>
            </w:pPr>
            <w:del w:id="2734"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5" w:author="David Vacas Miguel" w:date="2018-04-14T15:32:00Z"/>
              </w:rPr>
            </w:pPr>
            <w:del w:id="2736"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7" w:author="David Vacas Miguel" w:date="2018-04-14T15:32:00Z"/>
              </w:rPr>
            </w:pPr>
            <w:del w:id="2738"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9" w:author="David Vacas Miguel" w:date="2018-04-14T15:32:00Z"/>
              </w:rPr>
            </w:pPr>
            <w:del w:id="2740"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1" w:author="David Vacas Miguel" w:date="2018-04-14T15:32:00Z"/>
              </w:rPr>
            </w:pPr>
            <w:del w:id="2742"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3" w:author="David Vacas Miguel" w:date="2018-04-14T15:32:00Z"/>
              </w:rPr>
            </w:pPr>
            <w:del w:id="2744"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5" w:author="David Vacas Miguel" w:date="2018-04-14T15:32:00Z"/>
              </w:rPr>
            </w:pPr>
            <w:del w:id="2746"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47"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48" w:author="David Vacas Miguel" w:date="2018-04-14T15:32:00Z"/>
              </w:rPr>
            </w:pPr>
            <w:del w:id="2749"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0" w:author="David Vacas Miguel" w:date="2018-04-14T15:32:00Z"/>
              </w:rPr>
            </w:pPr>
            <w:del w:id="2751"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2" w:author="David Vacas Miguel" w:date="2018-04-14T15:32:00Z"/>
              </w:rPr>
            </w:pPr>
            <w:del w:id="2753"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4" w:author="David Vacas Miguel" w:date="2018-04-14T15:32:00Z"/>
              </w:rPr>
            </w:pPr>
            <w:del w:id="2755"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6" w:author="David Vacas Miguel" w:date="2018-04-14T15:32:00Z"/>
              </w:rPr>
            </w:pPr>
            <w:del w:id="2757"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8" w:author="David Vacas Miguel" w:date="2018-04-14T15:32:00Z"/>
              </w:rPr>
            </w:pPr>
            <w:del w:id="2759"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0" w:author="David Vacas Miguel" w:date="2018-04-14T15:32:00Z"/>
              </w:rPr>
            </w:pPr>
            <w:del w:id="2761"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2" w:author="David Vacas Miguel" w:date="2018-04-14T15:32:00Z"/>
              </w:rPr>
            </w:pPr>
            <w:del w:id="2763"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4" w:author="David Vacas Miguel" w:date="2018-04-14T15:32:00Z"/>
              </w:rPr>
            </w:pPr>
            <w:del w:id="2765" w:author="David Vacas Miguel" w:date="2018-04-14T15:32:00Z">
              <w:r w:rsidDel="0045644B">
                <w:delText>3</w:delText>
              </w:r>
            </w:del>
          </w:p>
        </w:tc>
      </w:tr>
    </w:tbl>
    <w:p w:rsidR="00E652DB" w:rsidDel="0045644B" w:rsidRDefault="00E652DB" w:rsidP="00E652DB">
      <w:pPr>
        <w:pStyle w:val="LetranormalTFG"/>
        <w:rPr>
          <w:del w:id="2766" w:author="David Vacas Miguel" w:date="2018-04-14T15:32:00Z"/>
        </w:rPr>
      </w:pPr>
      <w:del w:id="2767" w:author="David Vacas Miguel" w:date="2018-04-14T15:32:00Z">
        <w:r w:rsidDel="0045644B">
          <w:delText>Tiempo: 125s.</w:delText>
        </w:r>
      </w:del>
    </w:p>
    <w:p w:rsidR="00E652DB" w:rsidDel="0045644B" w:rsidRDefault="0090142A" w:rsidP="00E652DB">
      <w:pPr>
        <w:pStyle w:val="LetranormalTFG"/>
        <w:jc w:val="center"/>
        <w:rPr>
          <w:del w:id="2768" w:author="David Vacas Miguel" w:date="2018-04-14T15:32:00Z"/>
        </w:rPr>
      </w:pPr>
      <w:del w:id="2769"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770" w:author="David Vacas Miguel" w:date="2018-04-14T15:32:00Z"/>
        </w:rPr>
      </w:pPr>
    </w:p>
    <w:p w:rsidR="00E652DB" w:rsidDel="0045644B" w:rsidRDefault="00E652DB" w:rsidP="00E652DB">
      <w:pPr>
        <w:pStyle w:val="LetranormalTFG"/>
        <w:jc w:val="center"/>
        <w:rPr>
          <w:del w:id="2771" w:author="David Vacas Miguel" w:date="2018-04-14T15:32:00Z"/>
        </w:rPr>
      </w:pPr>
    </w:p>
    <w:p w:rsidR="00E652DB" w:rsidDel="0045644B" w:rsidRDefault="00E652DB" w:rsidP="00E652DB">
      <w:pPr>
        <w:pStyle w:val="LetranormalTFG"/>
        <w:jc w:val="center"/>
        <w:rPr>
          <w:del w:id="2772" w:author="David Vacas Miguel" w:date="2018-04-14T15:32:00Z"/>
        </w:rPr>
      </w:pPr>
    </w:p>
    <w:p w:rsidR="00E652DB" w:rsidDel="0045644B" w:rsidRDefault="00E652DB" w:rsidP="00E652DB">
      <w:pPr>
        <w:pStyle w:val="LetranormalTFG"/>
        <w:jc w:val="center"/>
        <w:rPr>
          <w:del w:id="2773" w:author="David Vacas Miguel" w:date="2018-04-14T15:32:00Z"/>
        </w:rPr>
      </w:pPr>
    </w:p>
    <w:p w:rsidR="00E652DB" w:rsidDel="0045644B" w:rsidRDefault="00E652DB" w:rsidP="00E652DB">
      <w:pPr>
        <w:pStyle w:val="LetranormalTFG"/>
        <w:jc w:val="center"/>
        <w:rPr>
          <w:del w:id="2774" w:author="David Vacas Miguel" w:date="2018-04-14T15:32:00Z"/>
        </w:rPr>
      </w:pPr>
    </w:p>
    <w:p w:rsidR="00E652DB" w:rsidDel="0045644B" w:rsidRDefault="00E652DB" w:rsidP="00E652DB">
      <w:pPr>
        <w:pStyle w:val="LetranormalTFG"/>
        <w:jc w:val="center"/>
        <w:rPr>
          <w:del w:id="2775"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76"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77" w:author="David Vacas Miguel" w:date="2018-04-14T15:32:00Z"/>
              </w:rPr>
            </w:pPr>
            <w:del w:id="2778"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9" w:author="David Vacas Miguel" w:date="2018-04-14T15:32:00Z"/>
              </w:rPr>
            </w:pPr>
            <w:del w:id="2780"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1" w:author="David Vacas Miguel" w:date="2018-04-14T15:32:00Z"/>
              </w:rPr>
            </w:pPr>
            <w:del w:id="2782"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3" w:author="David Vacas Miguel" w:date="2018-04-14T15:32:00Z"/>
              </w:rPr>
            </w:pPr>
            <w:del w:id="2784"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5" w:author="David Vacas Miguel" w:date="2018-04-14T15:32:00Z"/>
              </w:rPr>
            </w:pPr>
            <w:del w:id="2786"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7" w:author="David Vacas Miguel" w:date="2018-04-14T15:32:00Z"/>
              </w:rPr>
            </w:pPr>
            <w:del w:id="2788"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9" w:author="David Vacas Miguel" w:date="2018-04-14T15:32:00Z"/>
              </w:rPr>
            </w:pPr>
            <w:del w:id="2790"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1" w:author="David Vacas Miguel" w:date="2018-04-14T15:32:00Z"/>
              </w:rPr>
            </w:pPr>
            <w:del w:id="2792"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3" w:author="David Vacas Miguel" w:date="2018-04-14T15:32:00Z"/>
              </w:rPr>
            </w:pPr>
            <w:del w:id="2794"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95"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96" w:author="David Vacas Miguel" w:date="2018-04-14T15:32:00Z"/>
              </w:rPr>
            </w:pPr>
            <w:del w:id="2797"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8" w:author="David Vacas Miguel" w:date="2018-04-14T15:32:00Z"/>
              </w:rPr>
            </w:pPr>
            <w:del w:id="2799"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0" w:author="David Vacas Miguel" w:date="2018-04-14T15:32:00Z"/>
              </w:rPr>
            </w:pPr>
            <w:del w:id="2801"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2" w:author="David Vacas Miguel" w:date="2018-04-14T15:32:00Z"/>
              </w:rPr>
            </w:pPr>
            <w:del w:id="2803"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4" w:author="David Vacas Miguel" w:date="2018-04-14T15:32:00Z"/>
              </w:rPr>
            </w:pPr>
            <w:del w:id="2805"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6" w:author="David Vacas Miguel" w:date="2018-04-14T15:32:00Z"/>
              </w:rPr>
            </w:pPr>
            <w:del w:id="2807"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8" w:author="David Vacas Miguel" w:date="2018-04-14T15:32:00Z"/>
              </w:rPr>
            </w:pPr>
            <w:del w:id="2809"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0" w:author="David Vacas Miguel" w:date="2018-04-14T15:32:00Z"/>
              </w:rPr>
            </w:pPr>
            <w:del w:id="2811"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2" w:author="David Vacas Miguel" w:date="2018-04-14T15:32:00Z"/>
              </w:rPr>
            </w:pPr>
            <w:del w:id="2813" w:author="David Vacas Miguel" w:date="2018-04-14T15:32:00Z">
              <w:r w:rsidDel="0045644B">
                <w:delText>5</w:delText>
              </w:r>
            </w:del>
          </w:p>
        </w:tc>
      </w:tr>
    </w:tbl>
    <w:p w:rsidR="00E652DB" w:rsidDel="0045644B" w:rsidRDefault="00E652DB" w:rsidP="00E652DB">
      <w:pPr>
        <w:pStyle w:val="LetranormalTFG"/>
        <w:rPr>
          <w:del w:id="2814" w:author="David Vacas Miguel" w:date="2018-04-14T15:32:00Z"/>
        </w:rPr>
      </w:pPr>
      <w:del w:id="2815" w:author="David Vacas Miguel" w:date="2018-04-14T15:32:00Z">
        <w:r w:rsidDel="0045644B">
          <w:delText>Tiempo: 76s.</w:delText>
        </w:r>
      </w:del>
    </w:p>
    <w:p w:rsidR="00E652DB" w:rsidDel="0045644B" w:rsidRDefault="00E652DB" w:rsidP="00E652DB">
      <w:pPr>
        <w:pStyle w:val="LetranormalTFG"/>
        <w:rPr>
          <w:del w:id="2816" w:author="David Vacas Miguel" w:date="2018-04-14T15:32:00Z"/>
          <w:noProof/>
          <w:lang w:eastAsia="es-ES"/>
        </w:rPr>
      </w:pPr>
    </w:p>
    <w:p w:rsidR="00E652DB" w:rsidDel="0045644B" w:rsidRDefault="0090142A" w:rsidP="00E652DB">
      <w:pPr>
        <w:pStyle w:val="LetranormalTFG"/>
        <w:jc w:val="center"/>
        <w:rPr>
          <w:del w:id="2817" w:author="David Vacas Miguel" w:date="2018-04-14T15:32:00Z"/>
        </w:rPr>
      </w:pPr>
      <w:del w:id="2818" w:author="David Vacas Miguel" w:date="2018-04-14T15:32:00Z">
        <w:r>
          <w:rPr>
            <w:noProof/>
            <w:lang w:eastAsia="es-ES"/>
          </w:rPr>
          <w:pict>
            <v:shape id="_x0000_i1034" type="#_x0000_t75" style="width:213pt;height:191.25pt">
              <v:imagedata r:id="rId45" o:title="resultados4"/>
            </v:shape>
          </w:pict>
        </w:r>
      </w:del>
    </w:p>
    <w:p w:rsidR="00AA4341" w:rsidDel="0045644B" w:rsidRDefault="00AA4341">
      <w:pPr>
        <w:rPr>
          <w:del w:id="2819" w:author="David Vacas Miguel" w:date="2018-04-14T15:32:00Z"/>
          <w:rFonts w:ascii="Arial" w:hAnsi="Arial" w:cs="Times New Roman"/>
          <w:sz w:val="24"/>
        </w:rPr>
      </w:pPr>
      <w:del w:id="2820" w:author="David Vacas Miguel" w:date="2018-04-14T15:32:00Z">
        <w:r w:rsidDel="0045644B">
          <w:br w:type="page"/>
        </w:r>
      </w:del>
    </w:p>
    <w:p w:rsidR="0045644B" w:rsidRDefault="0045644B">
      <w:pPr>
        <w:rPr>
          <w:ins w:id="2821" w:author="David Vacas Miguel" w:date="2018-04-14T15:32:00Z"/>
          <w:rFonts w:ascii="Century Gothic" w:eastAsiaTheme="majorEastAsia" w:hAnsi="Century Gothic" w:cstheme="majorBidi"/>
          <w:b/>
          <w:sz w:val="40"/>
          <w:szCs w:val="32"/>
        </w:rPr>
      </w:pPr>
      <w:ins w:id="2822" w:author="David Vacas Miguel" w:date="2018-04-14T15:32:00Z">
        <w:r>
          <w:br w:type="page"/>
        </w:r>
      </w:ins>
    </w:p>
    <w:p w:rsidR="00AD5F04" w:rsidDel="0045644B" w:rsidRDefault="00AD5F04" w:rsidP="00AD5F04">
      <w:pPr>
        <w:pStyle w:val="TituloTFG"/>
        <w:rPr>
          <w:del w:id="2823" w:author="David Vacas Miguel" w:date="2018-04-14T15:33:00Z"/>
        </w:rPr>
      </w:pPr>
      <w:del w:id="2824" w:author="David Vacas Miguel" w:date="2018-04-14T15:32:00Z">
        <w:r w:rsidDel="0045644B">
          <w:lastRenderedPageBreak/>
          <w:delText>Conclusiones</w:delText>
        </w:r>
      </w:del>
      <w:bookmarkStart w:id="2825" w:name="_Toc512858258"/>
      <w:ins w:id="2826" w:author="David Vacas Miguel" w:date="2018-04-14T15:33:00Z">
        <w:r w:rsidR="0045644B">
          <w:t>Capítulo</w:t>
        </w:r>
      </w:ins>
      <w:ins w:id="2827" w:author="David Vacas Miguel" w:date="2018-04-14T15:32:00Z">
        <w:r w:rsidR="0045644B">
          <w:t xml:space="preserve"> 5 Resultados</w:t>
        </w:r>
      </w:ins>
      <w:bookmarkEnd w:id="2825"/>
    </w:p>
    <w:p w:rsidR="006C6D37" w:rsidDel="0045644B" w:rsidRDefault="006C6D37" w:rsidP="006C6D37">
      <w:pPr>
        <w:pStyle w:val="LetranormalTFG"/>
        <w:rPr>
          <w:del w:id="2828" w:author="David Vacas Miguel" w:date="2018-04-14T15:33:00Z"/>
        </w:rPr>
      </w:pPr>
    </w:p>
    <w:p w:rsidR="006C6D37" w:rsidDel="0045644B" w:rsidRDefault="006C6D37">
      <w:pPr>
        <w:pStyle w:val="LetranormalTFG"/>
        <w:rPr>
          <w:del w:id="2829" w:author="David Vacas Miguel" w:date="2018-04-14T15:33:00Z"/>
        </w:rPr>
      </w:pPr>
      <w:del w:id="2830"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831" w:author="David Vacas Miguel" w:date="2018-04-14T15:33:00Z"/>
        </w:rPr>
      </w:pPr>
      <w:del w:id="2832"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833" w:author="David Vacas Miguel" w:date="2018-04-14T15:33:00Z"/>
        </w:rPr>
      </w:pPr>
      <w:del w:id="2834"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835" w:author="David Vacas Miguel" w:date="2018-04-14T15:33:00Z"/>
        </w:rPr>
      </w:pPr>
      <w:del w:id="2836"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837" w:author="David Vacas Miguel" w:date="2018-04-14T15:33:00Z"/>
        </w:rPr>
      </w:pPr>
    </w:p>
    <w:p w:rsidR="0045644B" w:rsidRPr="0045644B" w:rsidRDefault="00AD5F04">
      <w:pPr>
        <w:pStyle w:val="TituloTFG"/>
        <w:rPr>
          <w:ins w:id="2838" w:author="David Vacas Miguel" w:date="2018-04-14T15:33:00Z"/>
          <w:rPrChange w:id="2839" w:author="David Vacas Miguel" w:date="2018-04-14T15:33:00Z">
            <w:rPr>
              <w:ins w:id="2840" w:author="David Vacas Miguel" w:date="2018-04-14T15:33:00Z"/>
              <w:rFonts w:ascii="Arial" w:eastAsiaTheme="majorEastAsia" w:hAnsi="Arial" w:cstheme="majorBidi"/>
              <w:sz w:val="36"/>
              <w:szCs w:val="32"/>
            </w:rPr>
          </w:rPrChange>
        </w:rPr>
        <w:pPrChange w:id="2841" w:author="David Vacas Miguel" w:date="2018-04-14T15:33:00Z">
          <w:pPr/>
        </w:pPrChange>
      </w:pPr>
      <w:del w:id="2842" w:author="David Vacas Miguel" w:date="2018-04-14T15:33:00Z">
        <w:r w:rsidDel="0045644B">
          <w:br w:type="page"/>
        </w:r>
      </w:del>
    </w:p>
    <w:p w:rsidR="0045644B" w:rsidRDefault="0045644B" w:rsidP="0045644B">
      <w:pPr>
        <w:pStyle w:val="TFGtitulo2"/>
        <w:rPr>
          <w:ins w:id="2843" w:author="David Vacas Miguel" w:date="2018-04-14T16:34:00Z"/>
        </w:rPr>
      </w:pPr>
      <w:bookmarkStart w:id="2844" w:name="_Toc512858259"/>
      <w:ins w:id="2845" w:author="David Vacas Miguel" w:date="2018-04-14T15:34:00Z">
        <w:r>
          <w:t>1. Descripción de las instancias</w:t>
        </w:r>
      </w:ins>
      <w:bookmarkEnd w:id="2844"/>
    </w:p>
    <w:p w:rsidR="00C9595B" w:rsidRDefault="00BB3B35">
      <w:pPr>
        <w:pStyle w:val="LetranormalTFG"/>
        <w:rPr>
          <w:ins w:id="2846" w:author="David Vacas Miguel" w:date="2018-04-30T15:32:00Z"/>
        </w:rPr>
      </w:pPr>
      <w:ins w:id="2847" w:author="David Vacas Miguel" w:date="2018-04-30T14:01:00Z">
        <w:r>
          <w:t>El algoritmo se va a ejec</w:t>
        </w:r>
      </w:ins>
      <w:ins w:id="2848" w:author="David Vacas Miguel" w:date="2018-04-30T14:02:00Z">
        <w:r>
          <w:t xml:space="preserve">utar sobre </w:t>
        </w:r>
      </w:ins>
      <w:ins w:id="2849" w:author="David Vacas Miguel" w:date="2018-06-03T12:52:00Z">
        <w:r w:rsidR="00CA42B4">
          <w:t xml:space="preserve">9 </w:t>
        </w:r>
      </w:ins>
      <w:ins w:id="2850" w:author="David Vacas Miguel" w:date="2018-04-30T14:02:00Z">
        <w:r>
          <w:t xml:space="preserve">instancias que </w:t>
        </w:r>
      </w:ins>
      <w:ins w:id="2851" w:author="David Vacas Miguel" w:date="2018-06-03T12:52:00Z">
        <w:r w:rsidR="00CA42B4">
          <w:t xml:space="preserve">resultan de la combinación de </w:t>
        </w:r>
      </w:ins>
      <w:ins w:id="2852" w:author="David Vacas Miguel" w:date="2018-06-03T12:58:00Z">
        <w:r w:rsidR="007345E9">
          <w:t xml:space="preserve">3 </w:t>
        </w:r>
      </w:ins>
      <w:ins w:id="2853" w:author="David Vacas Miguel" w:date="2018-06-03T12:52:00Z">
        <w:r w:rsidR="00CA42B4">
          <w:t xml:space="preserve">circuitos distintos y </w:t>
        </w:r>
      </w:ins>
      <w:ins w:id="2854" w:author="David Vacas Miguel" w:date="2018-06-03T12:58:00Z">
        <w:r w:rsidR="007345E9">
          <w:t>3 velocidades de ruedas</w:t>
        </w:r>
      </w:ins>
      <w:ins w:id="2855" w:author="David Vacas Miguel" w:date="2018-06-03T12:53:00Z">
        <w:r w:rsidR="00CA42B4">
          <w:t xml:space="preserve"> diferentes.</w:t>
        </w:r>
      </w:ins>
      <w:ins w:id="2856" w:author="David Vacas Miguel" w:date="2018-04-30T15:31:00Z">
        <w:r w:rsidR="004219FD">
          <w:t xml:space="preserve"> El primer</w:t>
        </w:r>
      </w:ins>
      <w:ins w:id="2857" w:author="David Vacas Miguel" w:date="2018-06-03T12:53:00Z">
        <w:r w:rsidR="00CA42B4">
          <w:t xml:space="preserve"> circuito</w:t>
        </w:r>
      </w:ins>
      <w:ins w:id="2858" w:author="David Vacas Miguel" w:date="2018-04-30T15:31:00Z">
        <w:r w:rsidR="004219FD">
          <w:t xml:space="preserve"> es un circuito estándar, tamaño me</w:t>
        </w:r>
      </w:ins>
      <w:ins w:id="2859" w:author="David Vacas Miguel" w:date="2018-04-30T15:32:00Z">
        <w:r w:rsidR="004219FD">
          <w:t>dio y con algunas curvas, se puede observar en la figura X.</w:t>
        </w:r>
      </w:ins>
    </w:p>
    <w:p w:rsidR="004219FD" w:rsidRDefault="004219FD">
      <w:pPr>
        <w:pStyle w:val="LetranormalTFG"/>
        <w:jc w:val="center"/>
        <w:rPr>
          <w:ins w:id="2860" w:author="David Vacas Miguel" w:date="2018-04-30T15:32:00Z"/>
        </w:rPr>
        <w:pPrChange w:id="2861" w:author="David Vacas Miguel" w:date="2018-04-30T15:32:00Z">
          <w:pPr>
            <w:pStyle w:val="LetranormalTFG"/>
          </w:pPr>
        </w:pPrChange>
      </w:pPr>
      <w:ins w:id="2862" w:author="David Vacas Miguel" w:date="2018-04-30T15:32:00Z">
        <w:r>
          <w:rPr>
            <w:noProof/>
            <w:lang w:eastAsia="es-ES"/>
          </w:rPr>
          <w:drawing>
            <wp:inline distT="0" distB="0" distL="0" distR="0">
              <wp:extent cx="2371725" cy="219977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4657" cy="2211770"/>
                      </a:xfrm>
                      <a:prstGeom prst="rect">
                        <a:avLst/>
                      </a:prstGeom>
                      <a:noFill/>
                      <a:ln>
                        <a:noFill/>
                      </a:ln>
                    </pic:spPr>
                  </pic:pic>
                </a:graphicData>
              </a:graphic>
            </wp:inline>
          </w:drawing>
        </w:r>
      </w:ins>
    </w:p>
    <w:p w:rsidR="004219FD" w:rsidRDefault="004219FD" w:rsidP="004219FD">
      <w:pPr>
        <w:pStyle w:val="LetranormalTFG"/>
        <w:jc w:val="center"/>
        <w:rPr>
          <w:ins w:id="2863" w:author="David Vacas Miguel" w:date="2018-04-30T15:32:00Z"/>
        </w:rPr>
      </w:pPr>
      <w:ins w:id="2864" w:author="David Vacas Miguel" w:date="2018-04-30T15:32:00Z">
        <w:r w:rsidRPr="004219FD">
          <w:rPr>
            <w:b/>
            <w:rPrChange w:id="2865" w:author="David Vacas Miguel" w:date="2018-04-30T15:32:00Z">
              <w:rPr/>
            </w:rPrChange>
          </w:rPr>
          <w:t>Figura X.</w:t>
        </w:r>
        <w:r>
          <w:t xml:space="preserve"> Circuito 1</w:t>
        </w:r>
      </w:ins>
      <w:ins w:id="2866" w:author="David Vacas Miguel" w:date="2018-04-30T15:33:00Z">
        <w:r w:rsidR="004F27A9">
          <w:t xml:space="preserve"> </w:t>
        </w:r>
      </w:ins>
      <w:ins w:id="2867" w:author="David Vacas Miguel" w:date="2018-05-27T20:20:00Z">
        <w:r w:rsidR="00A52BFA">
          <w:t>estándar</w:t>
        </w:r>
      </w:ins>
    </w:p>
    <w:p w:rsidR="004219FD" w:rsidRDefault="004219FD" w:rsidP="004219FD">
      <w:pPr>
        <w:pStyle w:val="LetranormalTFG"/>
        <w:rPr>
          <w:ins w:id="2868" w:author="David Vacas Miguel" w:date="2018-04-30T15:33:00Z"/>
        </w:rPr>
      </w:pPr>
      <w:ins w:id="2869" w:author="David Vacas Miguel" w:date="2018-04-30T15:32:00Z">
        <w:r>
          <w:t xml:space="preserve">El segundo de los circuitos se trata de un circuito </w:t>
        </w:r>
      </w:ins>
      <w:ins w:id="2870" w:author="David Vacas Miguel" w:date="2018-04-30T15:33:00Z">
        <w:r>
          <w:t>de gran tamaño sin gran cantidad de curvas</w:t>
        </w:r>
        <w:r w:rsidR="004F27A9">
          <w:t>, este se puede observar en la figura X.</w:t>
        </w:r>
      </w:ins>
    </w:p>
    <w:p w:rsidR="004F27A9" w:rsidRDefault="004F27A9">
      <w:pPr>
        <w:pStyle w:val="LetranormalTFG"/>
        <w:jc w:val="center"/>
        <w:rPr>
          <w:ins w:id="2871" w:author="David Vacas Miguel" w:date="2018-04-30T15:33:00Z"/>
        </w:rPr>
        <w:pPrChange w:id="2872" w:author="David Vacas Miguel" w:date="2018-04-30T15:33:00Z">
          <w:pPr>
            <w:pStyle w:val="LetranormalTFG"/>
          </w:pPr>
        </w:pPrChange>
      </w:pPr>
      <w:ins w:id="2873" w:author="David Vacas Miguel" w:date="2018-04-30T15:33:00Z">
        <w:r>
          <w:rPr>
            <w:noProof/>
            <w:lang w:eastAsia="es-ES"/>
          </w:rPr>
          <w:drawing>
            <wp:inline distT="0" distB="0" distL="0" distR="0">
              <wp:extent cx="2838450" cy="2547086"/>
              <wp:effectExtent l="0" t="0" r="0" b="571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3337" cy="2551471"/>
                      </a:xfrm>
                      <a:prstGeom prst="rect">
                        <a:avLst/>
                      </a:prstGeom>
                      <a:noFill/>
                      <a:ln>
                        <a:noFill/>
                      </a:ln>
                    </pic:spPr>
                  </pic:pic>
                </a:graphicData>
              </a:graphic>
            </wp:inline>
          </w:drawing>
        </w:r>
      </w:ins>
    </w:p>
    <w:p w:rsidR="004F27A9" w:rsidRDefault="004F27A9" w:rsidP="004F27A9">
      <w:pPr>
        <w:pStyle w:val="LetranormalTFG"/>
        <w:jc w:val="center"/>
        <w:rPr>
          <w:ins w:id="2874" w:author="David Vacas Miguel" w:date="2018-04-30T15:34:00Z"/>
        </w:rPr>
      </w:pPr>
      <w:ins w:id="2875" w:author="David Vacas Miguel" w:date="2018-04-30T15:33:00Z">
        <w:r w:rsidRPr="004F27A9">
          <w:rPr>
            <w:b/>
            <w:rPrChange w:id="2876" w:author="David Vacas Miguel" w:date="2018-04-30T15:33:00Z">
              <w:rPr/>
            </w:rPrChange>
          </w:rPr>
          <w:t>Figura X.</w:t>
        </w:r>
        <w:r>
          <w:t xml:space="preserve"> Circuito 2 grande sin curvas</w:t>
        </w:r>
      </w:ins>
    </w:p>
    <w:p w:rsidR="004F27A9" w:rsidRDefault="004F27A9" w:rsidP="004F27A9">
      <w:pPr>
        <w:pStyle w:val="LetranormalTFG"/>
        <w:rPr>
          <w:ins w:id="2877" w:author="David Vacas Miguel" w:date="2018-04-30T15:35:00Z"/>
        </w:rPr>
      </w:pPr>
      <w:ins w:id="2878" w:author="David Vacas Miguel" w:date="2018-04-30T15:34:00Z">
        <w:r>
          <w:lastRenderedPageBreak/>
          <w:t xml:space="preserve">El tercero de los circuitos se trata de un circuito de tamaño </w:t>
        </w:r>
      </w:ins>
      <w:ins w:id="2879" w:author="David Vacas Miguel" w:date="2018-05-27T20:20:00Z">
        <w:r w:rsidR="00A52BFA">
          <w:t>medio,</w:t>
        </w:r>
      </w:ins>
      <w:ins w:id="2880" w:author="David Vacas Miguel" w:date="2018-04-30T15:34:00Z">
        <w:r>
          <w:t xml:space="preserve"> pero con curvas muy cerradas que hace que varios de los posibles rob</w:t>
        </w:r>
      </w:ins>
      <w:ins w:id="2881" w:author="David Vacas Miguel" w:date="2018-04-30T15:35:00Z">
        <w:r>
          <w:t>ots no puedan realizarlo, se puede observar este circuito en la figura X.</w:t>
        </w:r>
      </w:ins>
    </w:p>
    <w:p w:rsidR="004F27A9" w:rsidRDefault="004F27A9">
      <w:pPr>
        <w:pStyle w:val="LetranormalTFG"/>
        <w:jc w:val="center"/>
        <w:rPr>
          <w:ins w:id="2882" w:author="David Vacas Miguel" w:date="2018-04-30T15:35:00Z"/>
        </w:rPr>
        <w:pPrChange w:id="2883" w:author="David Vacas Miguel" w:date="2018-04-30T15:36:00Z">
          <w:pPr>
            <w:pStyle w:val="LetranormalTFG"/>
          </w:pPr>
        </w:pPrChange>
      </w:pPr>
      <w:ins w:id="2884" w:author="David Vacas Miguel" w:date="2018-04-30T15:35:00Z">
        <w:r>
          <w:rPr>
            <w:noProof/>
            <w:lang w:eastAsia="es-ES"/>
          </w:rPr>
          <w:drawing>
            <wp:inline distT="0" distB="0" distL="0" distR="0">
              <wp:extent cx="1581150" cy="2705151"/>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0494" cy="2789573"/>
                      </a:xfrm>
                      <a:prstGeom prst="rect">
                        <a:avLst/>
                      </a:prstGeom>
                      <a:noFill/>
                      <a:ln>
                        <a:noFill/>
                      </a:ln>
                    </pic:spPr>
                  </pic:pic>
                </a:graphicData>
              </a:graphic>
            </wp:inline>
          </w:drawing>
        </w:r>
      </w:ins>
    </w:p>
    <w:p w:rsidR="004F27A9" w:rsidRDefault="004F27A9">
      <w:pPr>
        <w:pStyle w:val="LetranormalTFG"/>
        <w:jc w:val="center"/>
        <w:rPr>
          <w:ins w:id="2885" w:author="David Vacas Miguel" w:date="2018-06-03T12:54:00Z"/>
        </w:rPr>
      </w:pPr>
      <w:ins w:id="2886" w:author="David Vacas Miguel" w:date="2018-04-30T15:35:00Z">
        <w:r w:rsidRPr="004F27A9">
          <w:rPr>
            <w:b/>
            <w:rPrChange w:id="2887" w:author="David Vacas Miguel" w:date="2018-04-30T15:35:00Z">
              <w:rPr>
                <w:b/>
                <w:sz w:val="32"/>
              </w:rPr>
            </w:rPrChange>
          </w:rPr>
          <w:t>Figura X.</w:t>
        </w:r>
        <w:r>
          <w:t xml:space="preserve"> Circuito 3 tamaño medio con curvas cerradas</w:t>
        </w:r>
      </w:ins>
    </w:p>
    <w:p w:rsidR="00CA42B4" w:rsidRDefault="00CA42B4" w:rsidP="00CA42B4">
      <w:pPr>
        <w:pStyle w:val="LetranormalTFG"/>
        <w:rPr>
          <w:ins w:id="2888" w:author="David Vacas Miguel" w:date="2018-06-03T13:00:00Z"/>
        </w:rPr>
      </w:pPr>
      <w:ins w:id="2889" w:author="David Vacas Miguel" w:date="2018-06-03T12:54:00Z">
        <w:r>
          <w:t xml:space="preserve">Las velocidades del robot que se utilizan son </w:t>
        </w:r>
      </w:ins>
      <w:ins w:id="2890" w:author="David Vacas Miguel" w:date="2018-06-03T12:56:00Z">
        <w:r>
          <w:t xml:space="preserve">2,3 y 4 </w:t>
        </w:r>
        <w:proofErr w:type="spellStart"/>
        <w:r>
          <w:t>rps</w:t>
        </w:r>
        <w:proofErr w:type="spellEnd"/>
        <w:r>
          <w:t>.</w:t>
        </w:r>
      </w:ins>
    </w:p>
    <w:tbl>
      <w:tblPr>
        <w:tblStyle w:val="Tablanormal3"/>
        <w:tblW w:w="0" w:type="auto"/>
        <w:jc w:val="center"/>
        <w:tblLook w:val="04A0" w:firstRow="1" w:lastRow="0" w:firstColumn="1" w:lastColumn="0" w:noHBand="0" w:noVBand="1"/>
        <w:tblPrChange w:id="2891" w:author="David Vacas Miguel" w:date="2018-06-03T18:30:00Z">
          <w:tblPr>
            <w:tblStyle w:val="Tablaconcuadrcula"/>
            <w:tblW w:w="0" w:type="auto"/>
            <w:tblLook w:val="04A0" w:firstRow="1" w:lastRow="0" w:firstColumn="1" w:lastColumn="0" w:noHBand="0" w:noVBand="1"/>
          </w:tblPr>
        </w:tblPrChange>
      </w:tblPr>
      <w:tblGrid>
        <w:gridCol w:w="1828"/>
        <w:gridCol w:w="1687"/>
        <w:gridCol w:w="1980"/>
        <w:gridCol w:w="1980"/>
        <w:tblGridChange w:id="2892">
          <w:tblGrid>
            <w:gridCol w:w="2265"/>
            <w:gridCol w:w="2265"/>
            <w:gridCol w:w="2265"/>
            <w:gridCol w:w="2265"/>
          </w:tblGrid>
        </w:tblGridChange>
      </w:tblGrid>
      <w:tr w:rsidR="00827736" w:rsidTr="0090142A">
        <w:trPr>
          <w:cnfStyle w:val="100000000000" w:firstRow="1" w:lastRow="0" w:firstColumn="0" w:lastColumn="0" w:oddVBand="0" w:evenVBand="0" w:oddHBand="0" w:evenHBand="0" w:firstRowFirstColumn="0" w:firstRowLastColumn="0" w:lastRowFirstColumn="0" w:lastRowLastColumn="0"/>
          <w:trHeight w:val="209"/>
          <w:jc w:val="center"/>
          <w:ins w:id="2893" w:author="David Vacas Miguel" w:date="2018-06-03T13:35:00Z"/>
        </w:trPr>
        <w:tc>
          <w:tcPr>
            <w:cnfStyle w:val="001000000100" w:firstRow="0" w:lastRow="0" w:firstColumn="1" w:lastColumn="0" w:oddVBand="0" w:evenVBand="0" w:oddHBand="0" w:evenHBand="0" w:firstRowFirstColumn="1" w:firstRowLastColumn="0" w:lastRowFirstColumn="0" w:lastRowLastColumn="0"/>
            <w:tcW w:w="1828" w:type="dxa"/>
            <w:tcBorders>
              <w:tl2br w:val="single" w:sz="4" w:space="0" w:color="auto"/>
            </w:tcBorders>
            <w:tcPrChange w:id="2894" w:author="David Vacas Miguel" w:date="2018-06-03T18:30:00Z">
              <w:tcPr>
                <w:tcW w:w="2265" w:type="dxa"/>
              </w:tcPr>
            </w:tcPrChange>
          </w:tcPr>
          <w:p w:rsidR="00827736" w:rsidRDefault="00827736" w:rsidP="0090142A">
            <w:pPr>
              <w:pStyle w:val="LetranormalTFG"/>
              <w:jc w:val="right"/>
              <w:cnfStyle w:val="101000000100" w:firstRow="1" w:lastRow="0" w:firstColumn="1" w:lastColumn="0" w:oddVBand="0" w:evenVBand="0" w:oddHBand="0" w:evenHBand="0" w:firstRowFirstColumn="1" w:firstRowLastColumn="0" w:lastRowFirstColumn="0" w:lastRowLastColumn="0"/>
              <w:rPr>
                <w:ins w:id="2895" w:author="David Vacas Miguel" w:date="2018-06-03T13:38:00Z"/>
                <w:b w:val="0"/>
                <w:bCs w:val="0"/>
                <w:caps w:val="0"/>
                <w:sz w:val="12"/>
              </w:rPr>
              <w:pPrChange w:id="2896" w:author="David Vacas Miguel" w:date="2018-06-03T18:30:00Z">
                <w:pPr>
                  <w:pStyle w:val="LetranormalTFG"/>
                  <w:cnfStyle w:val="101000000100" w:firstRow="1" w:lastRow="0" w:firstColumn="1" w:lastColumn="0" w:oddVBand="0" w:evenVBand="0" w:oddHBand="0" w:evenHBand="0" w:firstRowFirstColumn="1" w:firstRowLastColumn="0" w:lastRowFirstColumn="0" w:lastRowLastColumn="0"/>
                </w:pPr>
              </w:pPrChange>
            </w:pPr>
            <w:ins w:id="2897" w:author="David Vacas Miguel" w:date="2018-06-03T13:38:00Z">
              <w:r w:rsidRPr="00827736">
                <w:rPr>
                  <w:sz w:val="16"/>
                  <w:rPrChange w:id="2898" w:author="David Vacas Miguel" w:date="2018-06-03T13:39:00Z">
                    <w:rPr>
                      <w:sz w:val="12"/>
                    </w:rPr>
                  </w:rPrChange>
                </w:rPr>
                <w:t>Circuito</w:t>
              </w:r>
            </w:ins>
          </w:p>
          <w:p w:rsidR="00827736" w:rsidRDefault="00827736" w:rsidP="0090142A">
            <w:pPr>
              <w:pStyle w:val="LetranormalTFG"/>
              <w:jc w:val="left"/>
              <w:cnfStyle w:val="101000000100" w:firstRow="1" w:lastRow="0" w:firstColumn="1" w:lastColumn="0" w:oddVBand="0" w:evenVBand="0" w:oddHBand="0" w:evenHBand="0" w:firstRowFirstColumn="1" w:firstRowLastColumn="0" w:lastRowFirstColumn="0" w:lastRowLastColumn="0"/>
              <w:rPr>
                <w:ins w:id="2899" w:author="David Vacas Miguel" w:date="2018-06-03T13:35:00Z"/>
              </w:rPr>
              <w:pPrChange w:id="2900" w:author="David Vacas Miguel" w:date="2018-06-03T18:31:00Z">
                <w:pPr>
                  <w:pStyle w:val="LetranormalTFG"/>
                  <w:cnfStyle w:val="101000000100" w:firstRow="1" w:lastRow="0" w:firstColumn="1" w:lastColumn="0" w:oddVBand="0" w:evenVBand="0" w:oddHBand="0" w:evenHBand="0" w:firstRowFirstColumn="1" w:firstRowLastColumn="0" w:lastRowFirstColumn="0" w:lastRowLastColumn="0"/>
                </w:pPr>
              </w:pPrChange>
            </w:pPr>
            <w:ins w:id="2901" w:author="David Vacas Miguel" w:date="2018-06-03T13:38:00Z">
              <w:r w:rsidRPr="00827736">
                <w:rPr>
                  <w:sz w:val="16"/>
                  <w:rPrChange w:id="2902" w:author="David Vacas Miguel" w:date="2018-06-03T13:39:00Z">
                    <w:rPr/>
                  </w:rPrChange>
                </w:rPr>
                <w:t>Vel. Ruedas</w:t>
              </w:r>
            </w:ins>
          </w:p>
        </w:tc>
        <w:tc>
          <w:tcPr>
            <w:tcW w:w="1687" w:type="dxa"/>
            <w:tcPrChange w:id="2903" w:author="David Vacas Miguel" w:date="2018-06-03T18:30:00Z">
              <w:tcPr>
                <w:tcW w:w="2265" w:type="dxa"/>
              </w:tcPr>
            </w:tcPrChange>
          </w:tcPr>
          <w:p w:rsidR="00827736" w:rsidRPr="00827736" w:rsidRDefault="00827736">
            <w:pPr>
              <w:pStyle w:val="LetranormalTFG"/>
              <w:cnfStyle w:val="100000000000" w:firstRow="1" w:lastRow="0" w:firstColumn="0" w:lastColumn="0" w:oddVBand="0" w:evenVBand="0" w:oddHBand="0" w:evenHBand="0" w:firstRowFirstColumn="0" w:firstRowLastColumn="0" w:lastRowFirstColumn="0" w:lastRowLastColumn="0"/>
              <w:rPr>
                <w:ins w:id="2904" w:author="David Vacas Miguel" w:date="2018-06-03T13:35:00Z"/>
              </w:rPr>
            </w:pPr>
            <w:ins w:id="2905" w:author="David Vacas Miguel" w:date="2018-06-03T13:36:00Z">
              <w:r>
                <w:t>CIrcuito 1</w:t>
              </w:r>
            </w:ins>
          </w:p>
        </w:tc>
        <w:tc>
          <w:tcPr>
            <w:tcW w:w="1980" w:type="dxa"/>
            <w:tcPrChange w:id="2906" w:author="David Vacas Miguel" w:date="2018-06-03T18:30:00Z">
              <w:tcPr>
                <w:tcW w:w="2265" w:type="dxa"/>
              </w:tcPr>
            </w:tcPrChange>
          </w:tcPr>
          <w:p w:rsidR="00827736" w:rsidRDefault="00827736" w:rsidP="00CA42B4">
            <w:pPr>
              <w:pStyle w:val="LetranormalTFG"/>
              <w:cnfStyle w:val="100000000000" w:firstRow="1" w:lastRow="0" w:firstColumn="0" w:lastColumn="0" w:oddVBand="0" w:evenVBand="0" w:oddHBand="0" w:evenHBand="0" w:firstRowFirstColumn="0" w:firstRowLastColumn="0" w:lastRowFirstColumn="0" w:lastRowLastColumn="0"/>
              <w:rPr>
                <w:ins w:id="2907" w:author="David Vacas Miguel" w:date="2018-06-03T13:35:00Z"/>
              </w:rPr>
            </w:pPr>
            <w:ins w:id="2908" w:author="David Vacas Miguel" w:date="2018-06-03T13:36:00Z">
              <w:r>
                <w:t>Circuito 2</w:t>
              </w:r>
            </w:ins>
          </w:p>
        </w:tc>
        <w:tc>
          <w:tcPr>
            <w:tcW w:w="1980" w:type="dxa"/>
            <w:tcPrChange w:id="2909" w:author="David Vacas Miguel" w:date="2018-06-03T18:30:00Z">
              <w:tcPr>
                <w:tcW w:w="2265" w:type="dxa"/>
              </w:tcPr>
            </w:tcPrChange>
          </w:tcPr>
          <w:p w:rsidR="00827736" w:rsidRDefault="00827736" w:rsidP="00CA42B4">
            <w:pPr>
              <w:pStyle w:val="LetranormalTFG"/>
              <w:cnfStyle w:val="100000000000" w:firstRow="1" w:lastRow="0" w:firstColumn="0" w:lastColumn="0" w:oddVBand="0" w:evenVBand="0" w:oddHBand="0" w:evenHBand="0" w:firstRowFirstColumn="0" w:firstRowLastColumn="0" w:lastRowFirstColumn="0" w:lastRowLastColumn="0"/>
              <w:rPr>
                <w:ins w:id="2910" w:author="David Vacas Miguel" w:date="2018-06-03T13:35:00Z"/>
              </w:rPr>
            </w:pPr>
            <w:ins w:id="2911" w:author="David Vacas Miguel" w:date="2018-06-03T13:36:00Z">
              <w:r>
                <w:t>Circuito 3</w:t>
              </w:r>
            </w:ins>
          </w:p>
        </w:tc>
      </w:tr>
      <w:tr w:rsidR="00827736" w:rsidTr="0090142A">
        <w:trPr>
          <w:cnfStyle w:val="000000100000" w:firstRow="0" w:lastRow="0" w:firstColumn="0" w:lastColumn="0" w:oddVBand="0" w:evenVBand="0" w:oddHBand="1" w:evenHBand="0" w:firstRowFirstColumn="0" w:firstRowLastColumn="0" w:lastRowFirstColumn="0" w:lastRowLastColumn="0"/>
          <w:trHeight w:val="359"/>
          <w:jc w:val="center"/>
          <w:ins w:id="2912"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13" w:author="David Vacas Miguel" w:date="2018-06-03T18:30:00Z">
              <w:tcPr>
                <w:tcW w:w="2265" w:type="dxa"/>
              </w:tcPr>
            </w:tcPrChange>
          </w:tcPr>
          <w:p w:rsidR="00827736" w:rsidRDefault="00827736" w:rsidP="00CA42B4">
            <w:pPr>
              <w:pStyle w:val="LetranormalTFG"/>
              <w:cnfStyle w:val="001000100000" w:firstRow="0" w:lastRow="0" w:firstColumn="1" w:lastColumn="0" w:oddVBand="0" w:evenVBand="0" w:oddHBand="1" w:evenHBand="0" w:firstRowFirstColumn="0" w:firstRowLastColumn="0" w:lastRowFirstColumn="0" w:lastRowLastColumn="0"/>
              <w:rPr>
                <w:ins w:id="2914" w:author="David Vacas Miguel" w:date="2018-06-03T13:35:00Z"/>
              </w:rPr>
            </w:pPr>
            <w:ins w:id="2915" w:author="David Vacas Miguel" w:date="2018-06-03T13:36:00Z">
              <w:r>
                <w:t>1rps</w:t>
              </w:r>
            </w:ins>
          </w:p>
        </w:tc>
        <w:tc>
          <w:tcPr>
            <w:tcW w:w="1687" w:type="dxa"/>
            <w:tcPrChange w:id="2916"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17" w:author="David Vacas Miguel" w:date="2018-06-03T13:35:00Z"/>
              </w:rPr>
            </w:pPr>
            <w:ins w:id="2918" w:author="David Vacas Miguel" w:date="2018-06-03T13:39:00Z">
              <w:r>
                <w:t>Instancia 1</w:t>
              </w:r>
            </w:ins>
          </w:p>
        </w:tc>
        <w:tc>
          <w:tcPr>
            <w:tcW w:w="1980" w:type="dxa"/>
            <w:tcPrChange w:id="2919"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20" w:author="David Vacas Miguel" w:date="2018-06-03T13:35:00Z"/>
              </w:rPr>
            </w:pPr>
            <w:ins w:id="2921" w:author="David Vacas Miguel" w:date="2018-06-03T13:39:00Z">
              <w:r>
                <w:t xml:space="preserve">Instancia </w:t>
              </w:r>
            </w:ins>
            <w:ins w:id="2922" w:author="David Vacas Miguel" w:date="2018-06-03T19:04:00Z">
              <w:r w:rsidR="00135BDC">
                <w:t>4</w:t>
              </w:r>
            </w:ins>
          </w:p>
        </w:tc>
        <w:tc>
          <w:tcPr>
            <w:tcW w:w="1980" w:type="dxa"/>
            <w:tcPrChange w:id="2923"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24" w:author="David Vacas Miguel" w:date="2018-06-03T13:35:00Z"/>
              </w:rPr>
            </w:pPr>
            <w:ins w:id="2925" w:author="David Vacas Miguel" w:date="2018-06-03T13:40:00Z">
              <w:r>
                <w:t xml:space="preserve">Instancia </w:t>
              </w:r>
            </w:ins>
            <w:ins w:id="2926" w:author="David Vacas Miguel" w:date="2018-06-03T19:04:00Z">
              <w:r w:rsidR="00135BDC">
                <w:t>7</w:t>
              </w:r>
            </w:ins>
          </w:p>
        </w:tc>
      </w:tr>
      <w:tr w:rsidR="00827736" w:rsidTr="0090142A">
        <w:trPr>
          <w:trHeight w:val="366"/>
          <w:jc w:val="center"/>
          <w:ins w:id="2927"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28" w:author="David Vacas Miguel" w:date="2018-06-03T18:30:00Z">
              <w:tcPr>
                <w:tcW w:w="2265" w:type="dxa"/>
              </w:tcPr>
            </w:tcPrChange>
          </w:tcPr>
          <w:p w:rsidR="00827736" w:rsidRDefault="00827736" w:rsidP="00CA42B4">
            <w:pPr>
              <w:pStyle w:val="LetranormalTFG"/>
              <w:rPr>
                <w:ins w:id="2929" w:author="David Vacas Miguel" w:date="2018-06-03T13:35:00Z"/>
              </w:rPr>
            </w:pPr>
            <w:ins w:id="2930" w:author="David Vacas Miguel" w:date="2018-06-03T13:36:00Z">
              <w:r>
                <w:t>2rps</w:t>
              </w:r>
            </w:ins>
          </w:p>
        </w:tc>
        <w:tc>
          <w:tcPr>
            <w:tcW w:w="1687" w:type="dxa"/>
            <w:tcPrChange w:id="2931"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2" w:author="David Vacas Miguel" w:date="2018-06-03T13:35:00Z"/>
              </w:rPr>
            </w:pPr>
            <w:ins w:id="2933" w:author="David Vacas Miguel" w:date="2018-06-03T13:40:00Z">
              <w:r>
                <w:t xml:space="preserve">Instancia </w:t>
              </w:r>
            </w:ins>
            <w:ins w:id="2934" w:author="David Vacas Miguel" w:date="2018-06-03T19:04:00Z">
              <w:r w:rsidR="00135BDC">
                <w:t>2</w:t>
              </w:r>
            </w:ins>
          </w:p>
        </w:tc>
        <w:tc>
          <w:tcPr>
            <w:tcW w:w="1980" w:type="dxa"/>
            <w:tcPrChange w:id="2935"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6" w:author="David Vacas Miguel" w:date="2018-06-03T13:35:00Z"/>
              </w:rPr>
            </w:pPr>
            <w:ins w:id="2937" w:author="David Vacas Miguel" w:date="2018-06-03T13:40:00Z">
              <w:r>
                <w:t>Instancia 5</w:t>
              </w:r>
            </w:ins>
          </w:p>
        </w:tc>
        <w:tc>
          <w:tcPr>
            <w:tcW w:w="1980" w:type="dxa"/>
            <w:tcPrChange w:id="2938"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9" w:author="David Vacas Miguel" w:date="2018-06-03T13:35:00Z"/>
              </w:rPr>
            </w:pPr>
            <w:ins w:id="2940" w:author="David Vacas Miguel" w:date="2018-06-03T13:40:00Z">
              <w:r>
                <w:t xml:space="preserve">Instancia </w:t>
              </w:r>
            </w:ins>
            <w:ins w:id="2941" w:author="David Vacas Miguel" w:date="2018-06-03T19:05:00Z">
              <w:r w:rsidR="00135BDC">
                <w:t>8</w:t>
              </w:r>
            </w:ins>
          </w:p>
        </w:tc>
      </w:tr>
      <w:tr w:rsidR="00827736" w:rsidTr="0090142A">
        <w:trPr>
          <w:cnfStyle w:val="000000100000" w:firstRow="0" w:lastRow="0" w:firstColumn="0" w:lastColumn="0" w:oddVBand="0" w:evenVBand="0" w:oddHBand="1" w:evenHBand="0" w:firstRowFirstColumn="0" w:firstRowLastColumn="0" w:lastRowFirstColumn="0" w:lastRowLastColumn="0"/>
          <w:trHeight w:val="366"/>
          <w:jc w:val="center"/>
          <w:ins w:id="2942"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43" w:author="David Vacas Miguel" w:date="2018-06-03T18:30:00Z">
              <w:tcPr>
                <w:tcW w:w="2265" w:type="dxa"/>
              </w:tcPr>
            </w:tcPrChange>
          </w:tcPr>
          <w:p w:rsidR="00827736" w:rsidRDefault="00827736" w:rsidP="00CA42B4">
            <w:pPr>
              <w:pStyle w:val="LetranormalTFG"/>
              <w:cnfStyle w:val="001000100000" w:firstRow="0" w:lastRow="0" w:firstColumn="1" w:lastColumn="0" w:oddVBand="0" w:evenVBand="0" w:oddHBand="1" w:evenHBand="0" w:firstRowFirstColumn="0" w:firstRowLastColumn="0" w:lastRowFirstColumn="0" w:lastRowLastColumn="0"/>
              <w:rPr>
                <w:ins w:id="2944" w:author="David Vacas Miguel" w:date="2018-06-03T13:35:00Z"/>
              </w:rPr>
            </w:pPr>
            <w:ins w:id="2945" w:author="David Vacas Miguel" w:date="2018-06-03T13:36:00Z">
              <w:r>
                <w:t>3rps</w:t>
              </w:r>
            </w:ins>
          </w:p>
        </w:tc>
        <w:tc>
          <w:tcPr>
            <w:tcW w:w="1687" w:type="dxa"/>
            <w:tcPrChange w:id="2946"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47" w:author="David Vacas Miguel" w:date="2018-06-03T13:35:00Z"/>
              </w:rPr>
            </w:pPr>
            <w:ins w:id="2948" w:author="David Vacas Miguel" w:date="2018-06-03T13:40:00Z">
              <w:r>
                <w:t xml:space="preserve">Instancia </w:t>
              </w:r>
            </w:ins>
            <w:ins w:id="2949" w:author="David Vacas Miguel" w:date="2018-06-03T19:04:00Z">
              <w:r w:rsidR="00135BDC">
                <w:t>3</w:t>
              </w:r>
            </w:ins>
          </w:p>
        </w:tc>
        <w:tc>
          <w:tcPr>
            <w:tcW w:w="1980" w:type="dxa"/>
            <w:tcPrChange w:id="2950"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51" w:author="David Vacas Miguel" w:date="2018-06-03T13:35:00Z"/>
              </w:rPr>
            </w:pPr>
            <w:ins w:id="2952" w:author="David Vacas Miguel" w:date="2018-06-03T13:40:00Z">
              <w:r>
                <w:t xml:space="preserve">Instancia </w:t>
              </w:r>
            </w:ins>
            <w:ins w:id="2953" w:author="David Vacas Miguel" w:date="2018-06-03T19:04:00Z">
              <w:r w:rsidR="00135BDC">
                <w:t>6</w:t>
              </w:r>
            </w:ins>
          </w:p>
        </w:tc>
        <w:tc>
          <w:tcPr>
            <w:tcW w:w="1980" w:type="dxa"/>
            <w:tcPrChange w:id="2954"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55" w:author="David Vacas Miguel" w:date="2018-06-03T13:35:00Z"/>
              </w:rPr>
            </w:pPr>
            <w:ins w:id="2956" w:author="David Vacas Miguel" w:date="2018-06-03T13:40:00Z">
              <w:r>
                <w:t>Instancia 9</w:t>
              </w:r>
            </w:ins>
          </w:p>
        </w:tc>
      </w:tr>
    </w:tbl>
    <w:p w:rsidR="00834C01" w:rsidRDefault="00834C01" w:rsidP="00CA42B4">
      <w:pPr>
        <w:pStyle w:val="LetranormalTFG"/>
        <w:rPr>
          <w:ins w:id="2957" w:author="David Vacas Miguel" w:date="2018-06-03T13:00:00Z"/>
        </w:rPr>
      </w:pPr>
    </w:p>
    <w:p w:rsidR="00834C01" w:rsidRDefault="00834C01" w:rsidP="00834C01">
      <w:pPr>
        <w:pStyle w:val="LetranormalTFG"/>
        <w:rPr>
          <w:ins w:id="2958" w:author="David Vacas Miguel" w:date="2018-06-03T13:08:00Z"/>
        </w:rPr>
      </w:pPr>
      <w:ins w:id="2959" w:author="David Vacas Miguel" w:date="2018-06-03T13:07:00Z">
        <w:r>
          <w:t xml:space="preserve">La ejecución del algoritmo se ha realizado sobre un </w:t>
        </w:r>
      </w:ins>
      <w:ins w:id="2960" w:author="David Vacas Miguel" w:date="2018-06-03T13:08:00Z">
        <w:r>
          <w:t>ordenador con las siguientes especificaciones:</w:t>
        </w:r>
      </w:ins>
    </w:p>
    <w:p w:rsidR="00834C01" w:rsidRDefault="00834C01">
      <w:pPr>
        <w:pStyle w:val="LetranormalTFG"/>
        <w:numPr>
          <w:ilvl w:val="0"/>
          <w:numId w:val="29"/>
        </w:numPr>
        <w:rPr>
          <w:ins w:id="2961" w:author="David Vacas Miguel" w:date="2018-06-03T13:03:00Z"/>
        </w:rPr>
      </w:pPr>
      <w:ins w:id="2962" w:author="David Vacas Miguel" w:date="2018-06-03T13:01:00Z">
        <w:r>
          <w:t xml:space="preserve">Procesador: </w:t>
        </w:r>
      </w:ins>
      <w:ins w:id="2963" w:author="David Vacas Miguel" w:date="2018-06-03T13:04:00Z">
        <w:r>
          <w:t>i7-6400 4GHz.</w:t>
        </w:r>
      </w:ins>
    </w:p>
    <w:p w:rsidR="00834C01" w:rsidRDefault="00834C01" w:rsidP="00834C01">
      <w:pPr>
        <w:pStyle w:val="LetranormalTFG"/>
        <w:numPr>
          <w:ilvl w:val="0"/>
          <w:numId w:val="29"/>
        </w:numPr>
        <w:rPr>
          <w:ins w:id="2964" w:author="David Vacas Miguel" w:date="2018-06-03T13:03:00Z"/>
        </w:rPr>
      </w:pPr>
      <w:ins w:id="2965" w:author="David Vacas Miguel" w:date="2018-06-03T13:03:00Z">
        <w:r>
          <w:t>RAM:</w:t>
        </w:r>
      </w:ins>
      <w:ins w:id="2966" w:author="David Vacas Miguel" w:date="2018-06-03T13:04:00Z">
        <w:r>
          <w:t xml:space="preserve"> </w:t>
        </w:r>
      </w:ins>
      <w:ins w:id="2967" w:author="David Vacas Miguel" w:date="2018-06-03T13:05:00Z">
        <w:r>
          <w:t>16 GB.</w:t>
        </w:r>
      </w:ins>
    </w:p>
    <w:p w:rsidR="00834C01" w:rsidRDefault="00834C01">
      <w:pPr>
        <w:pStyle w:val="LetranormalTFG"/>
        <w:numPr>
          <w:ilvl w:val="0"/>
          <w:numId w:val="29"/>
        </w:numPr>
        <w:rPr>
          <w:ins w:id="2968" w:author="David Vacas Miguel" w:date="2018-04-14T15:34:00Z"/>
        </w:rPr>
        <w:pPrChange w:id="2969" w:author="David Vacas Miguel" w:date="2018-06-03T13:01:00Z">
          <w:pPr>
            <w:pStyle w:val="TFGtitulo2"/>
          </w:pPr>
        </w:pPrChange>
      </w:pPr>
      <w:ins w:id="2970" w:author="David Vacas Miguel" w:date="2018-06-03T13:03:00Z">
        <w:r>
          <w:t>SO</w:t>
        </w:r>
      </w:ins>
      <w:ins w:id="2971" w:author="David Vacas Miguel" w:date="2018-06-03T13:04:00Z">
        <w:r>
          <w:t xml:space="preserve">: </w:t>
        </w:r>
      </w:ins>
      <w:ins w:id="2972" w:author="David Vacas Miguel" w:date="2018-06-03T13:05:00Z">
        <w:r>
          <w:t>Windows 10 Home.</w:t>
        </w:r>
      </w:ins>
    </w:p>
    <w:p w:rsidR="0045644B" w:rsidRDefault="0045644B" w:rsidP="0045644B">
      <w:pPr>
        <w:pStyle w:val="TFGtitulo2"/>
        <w:rPr>
          <w:ins w:id="2973" w:author="David Vacas Miguel" w:date="2018-04-14T16:34:00Z"/>
        </w:rPr>
      </w:pPr>
      <w:bookmarkStart w:id="2974" w:name="_Toc512858260"/>
      <w:ins w:id="2975" w:author="David Vacas Miguel" w:date="2018-04-14T15:34:00Z">
        <w:r>
          <w:t>2. Constructivos</w:t>
        </w:r>
      </w:ins>
      <w:bookmarkEnd w:id="2974"/>
    </w:p>
    <w:p w:rsidR="00C9595B" w:rsidRDefault="00E04431">
      <w:pPr>
        <w:pStyle w:val="LetranormalTFG"/>
        <w:rPr>
          <w:ins w:id="2976" w:author="David Vacas Miguel" w:date="2018-05-07T13:43:00Z"/>
        </w:rPr>
      </w:pPr>
      <w:ins w:id="2977" w:author="David Vacas Miguel" w:date="2018-05-07T13:31:00Z">
        <w:r>
          <w:t>En lo respectivo a los constructivos, se ha implementado un</w:t>
        </w:r>
      </w:ins>
      <w:ins w:id="2978" w:author="David Vacas Miguel" w:date="2018-05-07T13:35:00Z">
        <w:r w:rsidR="00357BB9">
          <w:t xml:space="preserve">o </w:t>
        </w:r>
      </w:ins>
      <w:ins w:id="2979" w:author="David Vacas Miguel" w:date="2018-05-07T13:31:00Z">
        <w:r w:rsidR="00357BB9">
          <w:t xml:space="preserve">debido a que al realizarse una sola ejecución del programa </w:t>
        </w:r>
      </w:ins>
      <w:ins w:id="2980" w:author="David Vacas Miguel" w:date="2018-05-07T13:36:00Z">
        <w:r w:rsidR="00357BB9">
          <w:t>y al ser valores reales no se han encontrado otros constructivos</w:t>
        </w:r>
      </w:ins>
      <w:ins w:id="2981" w:author="David Vacas Miguel" w:date="2018-05-07T13:37:00Z">
        <w:r w:rsidR="00357BB9">
          <w:t xml:space="preserve"> adecuados para el problema expuesto.</w:t>
        </w:r>
      </w:ins>
    </w:p>
    <w:p w:rsidR="00675C8A" w:rsidRDefault="00675C8A">
      <w:pPr>
        <w:pStyle w:val="LetranormalTFG"/>
        <w:rPr>
          <w:ins w:id="2982" w:author="David Vacas Miguel" w:date="2018-06-03T14:15:00Z"/>
        </w:rPr>
      </w:pPr>
      <w:ins w:id="2983" w:author="David Vacas Miguel" w:date="2018-05-07T13:43:00Z">
        <w:r>
          <w:lastRenderedPageBreak/>
          <w:t>El método constructi</w:t>
        </w:r>
      </w:ins>
      <w:ins w:id="2984" w:author="David Vacas Miguel" w:date="2018-05-07T13:44:00Z">
        <w:r>
          <w:t>vo implementado genera valores aleatorios dentro de un rango específico para cada valor, es decir</w:t>
        </w:r>
      </w:ins>
      <w:ins w:id="2985" w:author="David Vacas Miguel" w:date="2018-05-07T13:45:00Z">
        <w:r>
          <w:t xml:space="preserve">, cada valor </w:t>
        </w:r>
      </w:ins>
      <w:ins w:id="2986" w:author="David Vacas Miguel" w:date="2018-05-07T13:47:00Z">
        <w:r>
          <w:t>tiene unos limi</w:t>
        </w:r>
      </w:ins>
      <w:ins w:id="2987" w:author="David Vacas Miguel" w:date="2018-05-07T13:48:00Z">
        <w:r>
          <w:t>tes adecuados para su geometría real.</w:t>
        </w:r>
      </w:ins>
    </w:p>
    <w:p w:rsidR="00890198" w:rsidRDefault="00890198">
      <w:pPr>
        <w:pStyle w:val="LetranormalTFG"/>
        <w:rPr>
          <w:ins w:id="2988" w:author="David Vacas Miguel" w:date="2018-06-03T18:41:00Z"/>
        </w:rPr>
      </w:pPr>
      <w:ins w:id="2989" w:author="David Vacas Miguel" w:date="2018-06-03T14:15:00Z">
        <w:r>
          <w:t xml:space="preserve">A </w:t>
        </w:r>
      </w:ins>
      <w:ins w:id="2990" w:author="David Vacas Miguel" w:date="2018-06-03T18:33:00Z">
        <w:r w:rsidR="00CA12DA">
          <w:t>continuación,</w:t>
        </w:r>
      </w:ins>
      <w:ins w:id="2991" w:author="David Vacas Miguel" w:date="2018-06-03T14:15:00Z">
        <w:r>
          <w:t xml:space="preserve"> se muestra una tabla </w:t>
        </w:r>
      </w:ins>
      <w:ins w:id="2992" w:author="David Vacas Miguel" w:date="2018-06-03T14:16:00Z">
        <w:r>
          <w:t xml:space="preserve">en </w:t>
        </w:r>
      </w:ins>
      <w:ins w:id="2993" w:author="David Vacas Miguel" w:date="2018-06-03T14:18:00Z">
        <w:r w:rsidR="009122CB">
          <w:t xml:space="preserve">la que es expone el </w:t>
        </w:r>
      </w:ins>
      <w:ins w:id="2994" w:author="David Vacas Miguel" w:date="2018-06-03T14:19:00Z">
        <w:r w:rsidR="009122CB">
          <w:t>resultado de</w:t>
        </w:r>
      </w:ins>
      <w:ins w:id="2995" w:author="David Vacas Miguel" w:date="2018-06-03T14:16:00Z">
        <w:r>
          <w:t xml:space="preserve"> la </w:t>
        </w:r>
        <w:r w:rsidR="009122CB">
          <w:t>ejecución del constructivo 10 veces</w:t>
        </w:r>
      </w:ins>
      <w:ins w:id="2996" w:author="David Vacas Miguel" w:date="2018-06-03T18:41:00Z">
        <w:r w:rsidR="00E418CC">
          <w:t xml:space="preserve"> sobre cada instancia:</w:t>
        </w:r>
      </w:ins>
    </w:p>
    <w:tbl>
      <w:tblPr>
        <w:tblStyle w:val="Tablanormal3"/>
        <w:tblW w:w="10402" w:type="dxa"/>
        <w:tblInd w:w="-663" w:type="dxa"/>
        <w:tblLook w:val="04A0" w:firstRow="1" w:lastRow="0" w:firstColumn="1" w:lastColumn="0" w:noHBand="0" w:noVBand="1"/>
        <w:tblPrChange w:id="2997" w:author="David Vacas Miguel" w:date="2018-06-03T18:46:00Z">
          <w:tblPr>
            <w:tblStyle w:val="Tablanormal3"/>
            <w:tblW w:w="9531" w:type="dxa"/>
            <w:tblLook w:val="04A0" w:firstRow="1" w:lastRow="0" w:firstColumn="1" w:lastColumn="0" w:noHBand="0" w:noVBand="1"/>
          </w:tblPr>
        </w:tblPrChange>
      </w:tblPr>
      <w:tblGrid>
        <w:gridCol w:w="907"/>
        <w:gridCol w:w="1055"/>
        <w:gridCol w:w="1055"/>
        <w:gridCol w:w="1055"/>
        <w:gridCol w:w="1055"/>
        <w:gridCol w:w="1055"/>
        <w:gridCol w:w="1055"/>
        <w:gridCol w:w="1055"/>
        <w:gridCol w:w="1055"/>
        <w:gridCol w:w="1055"/>
        <w:tblGridChange w:id="2998">
          <w:tblGrid>
            <w:gridCol w:w="463"/>
            <w:gridCol w:w="444"/>
            <w:gridCol w:w="611"/>
            <w:gridCol w:w="444"/>
            <w:gridCol w:w="611"/>
            <w:gridCol w:w="444"/>
            <w:gridCol w:w="611"/>
            <w:gridCol w:w="444"/>
            <w:gridCol w:w="611"/>
            <w:gridCol w:w="444"/>
            <w:gridCol w:w="611"/>
            <w:gridCol w:w="444"/>
            <w:gridCol w:w="611"/>
            <w:gridCol w:w="444"/>
            <w:gridCol w:w="611"/>
            <w:gridCol w:w="444"/>
            <w:gridCol w:w="611"/>
            <w:gridCol w:w="444"/>
            <w:gridCol w:w="611"/>
            <w:gridCol w:w="444"/>
          </w:tblGrid>
        </w:tblGridChange>
      </w:tblGrid>
      <w:tr w:rsidR="00E418CC" w:rsidTr="00E418CC">
        <w:trPr>
          <w:cnfStyle w:val="100000000000" w:firstRow="1" w:lastRow="0" w:firstColumn="0" w:lastColumn="0" w:oddVBand="0" w:evenVBand="0" w:oddHBand="0" w:evenHBand="0" w:firstRowFirstColumn="0" w:firstRowLastColumn="0" w:lastRowFirstColumn="0" w:lastRowLastColumn="0"/>
          <w:trHeight w:val="622"/>
          <w:ins w:id="2999" w:author="David Vacas Miguel" w:date="2018-06-03T18:42:00Z"/>
          <w:trPrChange w:id="3000" w:author="David Vacas Miguel" w:date="2018-06-03T18:46:00Z">
            <w:trPr>
              <w:trHeight w:val="622"/>
            </w:trPr>
          </w:trPrChange>
        </w:trPr>
        <w:tc>
          <w:tcPr>
            <w:cnfStyle w:val="001000000100" w:firstRow="0" w:lastRow="0" w:firstColumn="1" w:lastColumn="0" w:oddVBand="0" w:evenVBand="0" w:oddHBand="0" w:evenHBand="0" w:firstRowFirstColumn="1" w:firstRowLastColumn="0" w:lastRowFirstColumn="0" w:lastRowLastColumn="0"/>
            <w:tcW w:w="907" w:type="dxa"/>
            <w:tcPrChange w:id="3001" w:author="David Vacas Miguel" w:date="2018-06-03T18:46:00Z">
              <w:tcPr>
                <w:tcW w:w="233" w:type="dxa"/>
                <w:gridSpan w:val="2"/>
              </w:tcPr>
            </w:tcPrChange>
          </w:tcPr>
          <w:p w:rsidR="00E418CC" w:rsidRDefault="00E418CC" w:rsidP="00E418CC">
            <w:pPr>
              <w:pStyle w:val="LetranormalTFG"/>
              <w:jc w:val="center"/>
              <w:cnfStyle w:val="101000000100" w:firstRow="1" w:lastRow="0" w:firstColumn="1" w:lastColumn="0" w:oddVBand="0" w:evenVBand="0" w:oddHBand="0" w:evenHBand="0" w:firstRowFirstColumn="1" w:firstRowLastColumn="0" w:lastRowFirstColumn="0" w:lastRowLastColumn="0"/>
              <w:rPr>
                <w:ins w:id="3002" w:author="David Vacas Miguel" w:date="2018-06-03T18:42:00Z"/>
              </w:rPr>
              <w:pPrChange w:id="3003" w:author="David Vacas Miguel" w:date="2018-06-03T18:43:00Z">
                <w:pPr>
                  <w:pStyle w:val="LetranormalTFG"/>
                  <w:cnfStyle w:val="101000000100" w:firstRow="1" w:lastRow="0" w:firstColumn="1" w:lastColumn="0" w:oddVBand="0" w:evenVBand="0" w:oddHBand="0" w:evenHBand="0" w:firstRowFirstColumn="1" w:firstRowLastColumn="0" w:lastRowFirstColumn="0" w:lastRowLastColumn="0"/>
                </w:pPr>
              </w:pPrChange>
            </w:pPr>
          </w:p>
        </w:tc>
        <w:tc>
          <w:tcPr>
            <w:tcW w:w="1055" w:type="dxa"/>
            <w:tcPrChange w:id="3004" w:author="David Vacas Miguel" w:date="2018-06-03T18:46:00Z">
              <w:tcPr>
                <w:tcW w:w="1034"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05" w:author="David Vacas Miguel" w:date="2018-06-03T18:42:00Z"/>
                <w:sz w:val="16"/>
                <w:rPrChange w:id="3006" w:author="David Vacas Miguel" w:date="2018-06-03T18:44:00Z">
                  <w:rPr>
                    <w:ins w:id="3007" w:author="David Vacas Miguel" w:date="2018-06-03T18:42:00Z"/>
                  </w:rPr>
                </w:rPrChange>
              </w:rPr>
              <w:pPrChange w:id="3008"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09" w:author="David Vacas Miguel" w:date="2018-06-03T18:43:00Z">
              <w:r w:rsidRPr="00E418CC">
                <w:rPr>
                  <w:sz w:val="16"/>
                  <w:rPrChange w:id="3010" w:author="David Vacas Miguel" w:date="2018-06-03T18:44:00Z">
                    <w:rPr/>
                  </w:rPrChange>
                </w:rPr>
                <w:t>Instancia 1</w:t>
              </w:r>
            </w:ins>
          </w:p>
        </w:tc>
        <w:tc>
          <w:tcPr>
            <w:tcW w:w="1055" w:type="dxa"/>
            <w:tcPrChange w:id="3011"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12" w:author="David Vacas Miguel" w:date="2018-06-03T18:42:00Z"/>
                <w:sz w:val="16"/>
                <w:rPrChange w:id="3013" w:author="David Vacas Miguel" w:date="2018-06-03T18:44:00Z">
                  <w:rPr>
                    <w:ins w:id="3014" w:author="David Vacas Miguel" w:date="2018-06-03T18:42:00Z"/>
                  </w:rPr>
                </w:rPrChange>
              </w:rPr>
              <w:pPrChange w:id="3015"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16" w:author="David Vacas Miguel" w:date="2018-06-03T18:43:00Z">
              <w:r w:rsidRPr="00E418CC">
                <w:rPr>
                  <w:sz w:val="16"/>
                  <w:rPrChange w:id="3017" w:author="David Vacas Miguel" w:date="2018-06-03T18:44:00Z">
                    <w:rPr/>
                  </w:rPrChange>
                </w:rPr>
                <w:t>Instancia 2</w:t>
              </w:r>
            </w:ins>
          </w:p>
        </w:tc>
        <w:tc>
          <w:tcPr>
            <w:tcW w:w="1055" w:type="dxa"/>
            <w:tcPrChange w:id="3018"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19" w:author="David Vacas Miguel" w:date="2018-06-03T18:42:00Z"/>
                <w:sz w:val="16"/>
                <w:rPrChange w:id="3020" w:author="David Vacas Miguel" w:date="2018-06-03T18:44:00Z">
                  <w:rPr>
                    <w:ins w:id="3021" w:author="David Vacas Miguel" w:date="2018-06-03T18:42:00Z"/>
                  </w:rPr>
                </w:rPrChange>
              </w:rPr>
              <w:pPrChange w:id="3022"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23" w:author="David Vacas Miguel" w:date="2018-06-03T18:43:00Z">
              <w:r w:rsidRPr="00E418CC">
                <w:rPr>
                  <w:sz w:val="16"/>
                  <w:rPrChange w:id="3024" w:author="David Vacas Miguel" w:date="2018-06-03T18:44:00Z">
                    <w:rPr/>
                  </w:rPrChange>
                </w:rPr>
                <w:t>Instancia 3</w:t>
              </w:r>
            </w:ins>
          </w:p>
        </w:tc>
        <w:tc>
          <w:tcPr>
            <w:tcW w:w="1055" w:type="dxa"/>
            <w:tcPrChange w:id="3025"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26" w:author="David Vacas Miguel" w:date="2018-06-03T18:42:00Z"/>
                <w:sz w:val="16"/>
                <w:rPrChange w:id="3027" w:author="David Vacas Miguel" w:date="2018-06-03T18:44:00Z">
                  <w:rPr>
                    <w:ins w:id="3028" w:author="David Vacas Miguel" w:date="2018-06-03T18:42:00Z"/>
                  </w:rPr>
                </w:rPrChange>
              </w:rPr>
              <w:pPrChange w:id="3029"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30" w:author="David Vacas Miguel" w:date="2018-06-03T18:43:00Z">
              <w:r w:rsidRPr="00E418CC">
                <w:rPr>
                  <w:sz w:val="16"/>
                  <w:rPrChange w:id="3031" w:author="David Vacas Miguel" w:date="2018-06-03T18:44:00Z">
                    <w:rPr/>
                  </w:rPrChange>
                </w:rPr>
                <w:t>Instancia 4</w:t>
              </w:r>
            </w:ins>
          </w:p>
        </w:tc>
        <w:tc>
          <w:tcPr>
            <w:tcW w:w="1055" w:type="dxa"/>
            <w:tcPrChange w:id="3032"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33" w:author="David Vacas Miguel" w:date="2018-06-03T18:42:00Z"/>
                <w:sz w:val="16"/>
                <w:rPrChange w:id="3034" w:author="David Vacas Miguel" w:date="2018-06-03T18:44:00Z">
                  <w:rPr>
                    <w:ins w:id="3035" w:author="David Vacas Miguel" w:date="2018-06-03T18:42:00Z"/>
                  </w:rPr>
                </w:rPrChange>
              </w:rPr>
              <w:pPrChange w:id="3036"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37" w:author="David Vacas Miguel" w:date="2018-06-03T18:43:00Z">
              <w:r w:rsidRPr="00E418CC">
                <w:rPr>
                  <w:sz w:val="16"/>
                  <w:rPrChange w:id="3038" w:author="David Vacas Miguel" w:date="2018-06-03T18:44:00Z">
                    <w:rPr/>
                  </w:rPrChange>
                </w:rPr>
                <w:t>Instancia 5</w:t>
              </w:r>
            </w:ins>
          </w:p>
        </w:tc>
        <w:tc>
          <w:tcPr>
            <w:tcW w:w="1055" w:type="dxa"/>
            <w:tcPrChange w:id="3039"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40" w:author="David Vacas Miguel" w:date="2018-06-03T18:42:00Z"/>
                <w:sz w:val="16"/>
                <w:rPrChange w:id="3041" w:author="David Vacas Miguel" w:date="2018-06-03T18:44:00Z">
                  <w:rPr>
                    <w:ins w:id="3042" w:author="David Vacas Miguel" w:date="2018-06-03T18:42:00Z"/>
                  </w:rPr>
                </w:rPrChange>
              </w:rPr>
              <w:pPrChange w:id="3043"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44" w:author="David Vacas Miguel" w:date="2018-06-03T18:43:00Z">
              <w:r w:rsidRPr="00E418CC">
                <w:rPr>
                  <w:sz w:val="16"/>
                  <w:rPrChange w:id="3045" w:author="David Vacas Miguel" w:date="2018-06-03T18:44:00Z">
                    <w:rPr/>
                  </w:rPrChange>
                </w:rPr>
                <w:t>Instancia 6</w:t>
              </w:r>
            </w:ins>
          </w:p>
        </w:tc>
        <w:tc>
          <w:tcPr>
            <w:tcW w:w="1055" w:type="dxa"/>
            <w:tcPrChange w:id="3046"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47" w:author="David Vacas Miguel" w:date="2018-06-03T18:42:00Z"/>
                <w:sz w:val="16"/>
                <w:rPrChange w:id="3048" w:author="David Vacas Miguel" w:date="2018-06-03T18:44:00Z">
                  <w:rPr>
                    <w:ins w:id="3049" w:author="David Vacas Miguel" w:date="2018-06-03T18:42:00Z"/>
                  </w:rPr>
                </w:rPrChange>
              </w:rPr>
              <w:pPrChange w:id="3050"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51" w:author="David Vacas Miguel" w:date="2018-06-03T18:43:00Z">
              <w:r w:rsidRPr="00E418CC">
                <w:rPr>
                  <w:sz w:val="16"/>
                  <w:rPrChange w:id="3052" w:author="David Vacas Miguel" w:date="2018-06-03T18:44:00Z">
                    <w:rPr/>
                  </w:rPrChange>
                </w:rPr>
                <w:t>Instancia 7</w:t>
              </w:r>
            </w:ins>
          </w:p>
        </w:tc>
        <w:tc>
          <w:tcPr>
            <w:tcW w:w="1055" w:type="dxa"/>
            <w:tcPrChange w:id="3053"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54" w:author="David Vacas Miguel" w:date="2018-06-03T18:42:00Z"/>
                <w:sz w:val="16"/>
                <w:rPrChange w:id="3055" w:author="David Vacas Miguel" w:date="2018-06-03T18:44:00Z">
                  <w:rPr>
                    <w:ins w:id="3056" w:author="David Vacas Miguel" w:date="2018-06-03T18:42:00Z"/>
                  </w:rPr>
                </w:rPrChange>
              </w:rPr>
              <w:pPrChange w:id="3057"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58" w:author="David Vacas Miguel" w:date="2018-06-03T18:43:00Z">
              <w:r w:rsidRPr="00E418CC">
                <w:rPr>
                  <w:sz w:val="16"/>
                  <w:rPrChange w:id="3059" w:author="David Vacas Miguel" w:date="2018-06-03T18:44:00Z">
                    <w:rPr/>
                  </w:rPrChange>
                </w:rPr>
                <w:t>In</w:t>
              </w:r>
            </w:ins>
            <w:ins w:id="3060" w:author="David Vacas Miguel" w:date="2018-06-03T18:44:00Z">
              <w:r w:rsidRPr="00E418CC">
                <w:rPr>
                  <w:sz w:val="16"/>
                  <w:rPrChange w:id="3061" w:author="David Vacas Miguel" w:date="2018-06-03T18:44:00Z">
                    <w:rPr/>
                  </w:rPrChange>
                </w:rPr>
                <w:t>stancia</w:t>
              </w:r>
              <w:r>
                <w:rPr>
                  <w:sz w:val="16"/>
                </w:rPr>
                <w:t xml:space="preserve"> </w:t>
              </w:r>
              <w:r w:rsidRPr="00E418CC">
                <w:rPr>
                  <w:sz w:val="16"/>
                  <w:rPrChange w:id="3062" w:author="David Vacas Miguel" w:date="2018-06-03T18:44:00Z">
                    <w:rPr/>
                  </w:rPrChange>
                </w:rPr>
                <w:t>8</w:t>
              </w:r>
            </w:ins>
          </w:p>
        </w:tc>
        <w:tc>
          <w:tcPr>
            <w:tcW w:w="1055" w:type="dxa"/>
            <w:tcPrChange w:id="3063" w:author="David Vacas Miguel" w:date="2018-06-03T18:46:00Z">
              <w:tcPr>
                <w:tcW w:w="1033" w:type="dxa"/>
                <w:gridSpan w:val="2"/>
              </w:tcPr>
            </w:tcPrChange>
          </w:tcPr>
          <w:p w:rsidR="00E418CC" w:rsidRPr="00E418CC" w:rsidRDefault="00E418CC" w:rsidP="00E418CC">
            <w:pPr>
              <w:pStyle w:val="LetranormalTFG"/>
              <w:jc w:val="center"/>
              <w:cnfStyle w:val="100000000000" w:firstRow="1" w:lastRow="0" w:firstColumn="0" w:lastColumn="0" w:oddVBand="0" w:evenVBand="0" w:oddHBand="0" w:evenHBand="0" w:firstRowFirstColumn="0" w:firstRowLastColumn="0" w:lastRowFirstColumn="0" w:lastRowLastColumn="0"/>
              <w:rPr>
                <w:ins w:id="3064" w:author="David Vacas Miguel" w:date="2018-06-03T18:42:00Z"/>
                <w:sz w:val="16"/>
                <w:rPrChange w:id="3065" w:author="David Vacas Miguel" w:date="2018-06-03T18:44:00Z">
                  <w:rPr>
                    <w:ins w:id="3066" w:author="David Vacas Miguel" w:date="2018-06-03T18:42:00Z"/>
                  </w:rPr>
                </w:rPrChange>
              </w:rPr>
              <w:pPrChange w:id="3067"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68" w:author="David Vacas Miguel" w:date="2018-06-03T18:44:00Z">
              <w:r w:rsidRPr="00E418CC">
                <w:rPr>
                  <w:sz w:val="16"/>
                  <w:rPrChange w:id="3069" w:author="David Vacas Miguel" w:date="2018-06-03T18:44:00Z">
                    <w:rPr/>
                  </w:rPrChange>
                </w:rPr>
                <w:t>Instancia 9</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070" w:author="David Vacas Miguel" w:date="2018-06-03T18:42:00Z"/>
          <w:trPrChange w:id="3071"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072" w:author="David Vacas Miguel" w:date="2018-06-03T18:46:00Z">
              <w:tcPr>
                <w:tcW w:w="233" w:type="dxa"/>
                <w:gridSpan w:val="2"/>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073" w:author="David Vacas Miguel" w:date="2018-06-03T18:42:00Z"/>
              </w:rPr>
              <w:pPrChange w:id="3074"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075" w:author="David Vacas Miguel" w:date="2018-06-03T18:44:00Z">
              <w:r>
                <w:t>1</w:t>
              </w:r>
            </w:ins>
          </w:p>
        </w:tc>
        <w:tc>
          <w:tcPr>
            <w:tcW w:w="1055" w:type="dxa"/>
            <w:tcPrChange w:id="3076" w:author="David Vacas Miguel" w:date="2018-06-03T18:46:00Z">
              <w:tcPr>
                <w:tcW w:w="1034" w:type="dxa"/>
                <w:gridSpan w:val="2"/>
              </w:tcPr>
            </w:tcPrChange>
          </w:tcPr>
          <w:p w:rsidR="00E418CC" w:rsidRDefault="00042EC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77" w:author="David Vacas Miguel" w:date="2018-06-03T18:42:00Z"/>
              </w:rPr>
              <w:pPrChange w:id="307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79" w:author="David Vacas Miguel" w:date="2018-06-03T21:05:00Z">
              <w:r w:rsidRPr="00042EC2">
                <w:t>54.41</w:t>
              </w:r>
            </w:ins>
          </w:p>
        </w:tc>
        <w:tc>
          <w:tcPr>
            <w:tcW w:w="1055" w:type="dxa"/>
            <w:tcPrChange w:id="3080"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81" w:author="David Vacas Miguel" w:date="2018-06-03T18:42:00Z"/>
              </w:rPr>
              <w:pPrChange w:id="308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83" w:author="David Vacas Miguel" w:date="2018-06-03T21:07:00Z">
              <w:r>
                <w:t>23.27</w:t>
              </w:r>
            </w:ins>
          </w:p>
        </w:tc>
        <w:tc>
          <w:tcPr>
            <w:tcW w:w="1055" w:type="dxa"/>
            <w:tcPrChange w:id="308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85" w:author="David Vacas Miguel" w:date="2018-06-03T18:42:00Z"/>
              </w:rPr>
              <w:pPrChange w:id="308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87" w:author="David Vacas Miguel" w:date="2018-06-03T21:16:00Z">
              <w:r>
                <w:t>X</w:t>
              </w:r>
            </w:ins>
          </w:p>
        </w:tc>
        <w:tc>
          <w:tcPr>
            <w:tcW w:w="1055" w:type="dxa"/>
            <w:tcPrChange w:id="3088"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89" w:author="David Vacas Miguel" w:date="2018-06-03T18:42:00Z"/>
              </w:rPr>
              <w:pPrChange w:id="309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91" w:author="David Vacas Miguel" w:date="2018-06-03T21:16:00Z">
              <w:r>
                <w:t>X</w:t>
              </w:r>
            </w:ins>
          </w:p>
        </w:tc>
        <w:tc>
          <w:tcPr>
            <w:tcW w:w="1055" w:type="dxa"/>
            <w:tcPrChange w:id="3092"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93" w:author="David Vacas Miguel" w:date="2018-06-03T18:42:00Z"/>
              </w:rPr>
              <w:pPrChange w:id="309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95" w:author="David Vacas Miguel" w:date="2018-06-03T21:16:00Z">
              <w:r>
                <w:t>X</w:t>
              </w:r>
            </w:ins>
          </w:p>
        </w:tc>
        <w:tc>
          <w:tcPr>
            <w:tcW w:w="1055" w:type="dxa"/>
            <w:tcPrChange w:id="3096"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097" w:author="David Vacas Miguel" w:date="2018-06-03T18:42:00Z"/>
              </w:rPr>
              <w:pPrChange w:id="309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99" w:author="David Vacas Miguel" w:date="2018-06-03T21:16:00Z">
              <w:r>
                <w:t>X</w:t>
              </w:r>
            </w:ins>
          </w:p>
        </w:tc>
        <w:tc>
          <w:tcPr>
            <w:tcW w:w="1055" w:type="dxa"/>
            <w:tcPrChange w:id="3100"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01" w:author="David Vacas Miguel" w:date="2018-06-03T18:42:00Z"/>
              </w:rPr>
              <w:pPrChange w:id="310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03" w:author="David Vacas Miguel" w:date="2018-06-03T21:16:00Z">
              <w:r>
                <w:t>X</w:t>
              </w:r>
            </w:ins>
          </w:p>
        </w:tc>
        <w:tc>
          <w:tcPr>
            <w:tcW w:w="1055" w:type="dxa"/>
            <w:tcPrChange w:id="3104"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05" w:author="David Vacas Miguel" w:date="2018-06-03T18:42:00Z"/>
              </w:rPr>
              <w:pPrChange w:id="310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07" w:author="David Vacas Miguel" w:date="2018-06-03T21:12:00Z">
              <w:r>
                <w:t>16.64</w:t>
              </w:r>
            </w:ins>
          </w:p>
        </w:tc>
        <w:tc>
          <w:tcPr>
            <w:tcW w:w="1055" w:type="dxa"/>
            <w:tcPrChange w:id="3108"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09" w:author="David Vacas Miguel" w:date="2018-06-03T18:42:00Z"/>
              </w:rPr>
              <w:pPrChange w:id="311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11" w:author="David Vacas Miguel" w:date="2018-06-03T21:14:00Z">
              <w:r>
                <w:t>X</w:t>
              </w:r>
            </w:ins>
          </w:p>
        </w:tc>
      </w:tr>
      <w:tr w:rsidR="00E418CC" w:rsidTr="00E418CC">
        <w:trPr>
          <w:trHeight w:val="431"/>
          <w:ins w:id="3112" w:author="David Vacas Miguel" w:date="2018-06-03T18:42:00Z"/>
          <w:trPrChange w:id="3113"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114" w:author="David Vacas Miguel" w:date="2018-06-03T18:46:00Z">
              <w:tcPr>
                <w:tcW w:w="233" w:type="dxa"/>
                <w:gridSpan w:val="2"/>
              </w:tcPr>
            </w:tcPrChange>
          </w:tcPr>
          <w:p w:rsidR="00E418CC" w:rsidRDefault="00E418CC" w:rsidP="00E418CC">
            <w:pPr>
              <w:pStyle w:val="LetranormalTFG"/>
              <w:jc w:val="center"/>
              <w:rPr>
                <w:ins w:id="3115" w:author="David Vacas Miguel" w:date="2018-06-03T18:42:00Z"/>
              </w:rPr>
              <w:pPrChange w:id="3116" w:author="David Vacas Miguel" w:date="2018-06-03T18:43:00Z">
                <w:pPr>
                  <w:pStyle w:val="LetranormalTFG"/>
                </w:pPr>
              </w:pPrChange>
            </w:pPr>
            <w:ins w:id="3117" w:author="David Vacas Miguel" w:date="2018-06-03T18:44:00Z">
              <w:r>
                <w:t>2</w:t>
              </w:r>
            </w:ins>
          </w:p>
        </w:tc>
        <w:tc>
          <w:tcPr>
            <w:tcW w:w="1055" w:type="dxa"/>
            <w:tcPrChange w:id="3118" w:author="David Vacas Miguel" w:date="2018-06-03T18:46:00Z">
              <w:tcPr>
                <w:tcW w:w="1034"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19" w:author="David Vacas Miguel" w:date="2018-06-03T18:42:00Z"/>
              </w:rPr>
              <w:pPrChange w:id="312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21" w:author="David Vacas Miguel" w:date="2018-06-03T21:06:00Z">
              <w:r>
                <w:t>41.24</w:t>
              </w:r>
            </w:ins>
          </w:p>
        </w:tc>
        <w:tc>
          <w:tcPr>
            <w:tcW w:w="1055" w:type="dxa"/>
            <w:tcPrChange w:id="3122"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23" w:author="David Vacas Miguel" w:date="2018-06-03T18:42:00Z"/>
              </w:rPr>
              <w:pPrChange w:id="312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25" w:author="David Vacas Miguel" w:date="2018-06-03T21:07:00Z">
              <w:r>
                <w:t>20.74</w:t>
              </w:r>
            </w:ins>
          </w:p>
        </w:tc>
        <w:tc>
          <w:tcPr>
            <w:tcW w:w="1055" w:type="dxa"/>
            <w:tcPrChange w:id="3126"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27" w:author="David Vacas Miguel" w:date="2018-06-03T18:42:00Z"/>
              </w:rPr>
              <w:pPrChange w:id="312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29" w:author="David Vacas Miguel" w:date="2018-06-03T21:08:00Z">
              <w:r>
                <w:t>13.25</w:t>
              </w:r>
            </w:ins>
          </w:p>
        </w:tc>
        <w:tc>
          <w:tcPr>
            <w:tcW w:w="1055" w:type="dxa"/>
            <w:tcPrChange w:id="3130"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31" w:author="David Vacas Miguel" w:date="2018-06-03T18:42:00Z"/>
              </w:rPr>
              <w:pPrChange w:id="313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33" w:author="David Vacas Miguel" w:date="2018-06-03T21:09:00Z">
              <w:r>
                <w:t>35.66</w:t>
              </w:r>
            </w:ins>
          </w:p>
        </w:tc>
        <w:tc>
          <w:tcPr>
            <w:tcW w:w="1055" w:type="dxa"/>
            <w:tcPrChange w:id="3134"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35" w:author="David Vacas Miguel" w:date="2018-06-03T18:42:00Z"/>
              </w:rPr>
              <w:pPrChange w:id="313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37" w:author="David Vacas Miguel" w:date="2018-06-03T21:16:00Z">
              <w:r>
                <w:t>X</w:t>
              </w:r>
            </w:ins>
          </w:p>
        </w:tc>
        <w:tc>
          <w:tcPr>
            <w:tcW w:w="1055" w:type="dxa"/>
            <w:tcPrChange w:id="3138"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39" w:author="David Vacas Miguel" w:date="2018-06-03T18:42:00Z"/>
              </w:rPr>
              <w:pPrChange w:id="314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41" w:author="David Vacas Miguel" w:date="2018-06-03T21:16:00Z">
              <w:r>
                <w:t>X</w:t>
              </w:r>
            </w:ins>
          </w:p>
        </w:tc>
        <w:tc>
          <w:tcPr>
            <w:tcW w:w="1055" w:type="dxa"/>
            <w:tcPrChange w:id="3142"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43" w:author="David Vacas Miguel" w:date="2018-06-03T18:42:00Z"/>
              </w:rPr>
              <w:pPrChange w:id="314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45" w:author="David Vacas Miguel" w:date="2018-06-03T21:16:00Z">
              <w:r>
                <w:t>X</w:t>
              </w:r>
            </w:ins>
          </w:p>
        </w:tc>
        <w:tc>
          <w:tcPr>
            <w:tcW w:w="1055" w:type="dxa"/>
            <w:tcPrChange w:id="3146"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47" w:author="David Vacas Miguel" w:date="2018-06-03T18:42:00Z"/>
              </w:rPr>
              <w:pPrChange w:id="314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49" w:author="David Vacas Miguel" w:date="2018-06-03T21:16:00Z">
              <w:r>
                <w:t>X</w:t>
              </w:r>
            </w:ins>
          </w:p>
        </w:tc>
        <w:tc>
          <w:tcPr>
            <w:tcW w:w="1055" w:type="dxa"/>
            <w:tcPrChange w:id="3150"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151" w:author="David Vacas Miguel" w:date="2018-06-03T18:42:00Z"/>
              </w:rPr>
              <w:pPrChange w:id="315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53" w:author="David Vacas Miguel" w:date="2018-06-03T21:14:00Z">
              <w:r>
                <w:t>X</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154" w:author="David Vacas Miguel" w:date="2018-06-03T18:42:00Z"/>
          <w:trPrChange w:id="315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156" w:author="David Vacas Miguel" w:date="2018-06-03T18:46:00Z">
              <w:tcPr>
                <w:tcW w:w="233" w:type="dxa"/>
                <w:gridSpan w:val="2"/>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157" w:author="David Vacas Miguel" w:date="2018-06-03T18:42:00Z"/>
              </w:rPr>
              <w:pPrChange w:id="315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159" w:author="David Vacas Miguel" w:date="2018-06-03T18:44:00Z">
              <w:r>
                <w:t>3</w:t>
              </w:r>
            </w:ins>
          </w:p>
        </w:tc>
        <w:tc>
          <w:tcPr>
            <w:tcW w:w="1055" w:type="dxa"/>
            <w:tcPrChange w:id="3160" w:author="David Vacas Miguel" w:date="2018-06-03T18:46:00Z">
              <w:tcPr>
                <w:tcW w:w="1034"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61" w:author="David Vacas Miguel" w:date="2018-06-03T18:42:00Z"/>
              </w:rPr>
              <w:pPrChange w:id="316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63" w:author="David Vacas Miguel" w:date="2018-06-03T21:06:00Z">
              <w:r>
                <w:t>29.45</w:t>
              </w:r>
            </w:ins>
          </w:p>
        </w:tc>
        <w:tc>
          <w:tcPr>
            <w:tcW w:w="1055" w:type="dxa"/>
            <w:tcPrChange w:id="316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65" w:author="David Vacas Miguel" w:date="2018-06-03T18:42:00Z"/>
              </w:rPr>
              <w:pPrChange w:id="316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67" w:author="David Vacas Miguel" w:date="2018-06-03T21:16:00Z">
              <w:r>
                <w:t>X</w:t>
              </w:r>
            </w:ins>
          </w:p>
        </w:tc>
        <w:tc>
          <w:tcPr>
            <w:tcW w:w="1055" w:type="dxa"/>
            <w:tcPrChange w:id="3168"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69" w:author="David Vacas Miguel" w:date="2018-06-03T18:42:00Z"/>
              </w:rPr>
              <w:pPrChange w:id="317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71" w:author="David Vacas Miguel" w:date="2018-06-03T21:08:00Z">
              <w:r>
                <w:t>12.</w:t>
              </w:r>
            </w:ins>
            <w:ins w:id="3172" w:author="David Vacas Miguel" w:date="2018-06-03T21:09:00Z">
              <w:r>
                <w:t>72</w:t>
              </w:r>
            </w:ins>
          </w:p>
        </w:tc>
        <w:tc>
          <w:tcPr>
            <w:tcW w:w="1055" w:type="dxa"/>
            <w:tcPrChange w:id="3173"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74" w:author="David Vacas Miguel" w:date="2018-06-03T18:42:00Z"/>
              </w:rPr>
              <w:pPrChange w:id="3175"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76" w:author="David Vacas Miguel" w:date="2018-06-03T21:16:00Z">
              <w:r>
                <w:t>X</w:t>
              </w:r>
            </w:ins>
          </w:p>
        </w:tc>
        <w:tc>
          <w:tcPr>
            <w:tcW w:w="1055" w:type="dxa"/>
            <w:tcPrChange w:id="3177"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78" w:author="David Vacas Miguel" w:date="2018-06-03T18:42:00Z"/>
              </w:rPr>
              <w:pPrChange w:id="3179"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80" w:author="David Vacas Miguel" w:date="2018-06-03T21:16:00Z">
              <w:r>
                <w:t>X</w:t>
              </w:r>
            </w:ins>
          </w:p>
        </w:tc>
        <w:tc>
          <w:tcPr>
            <w:tcW w:w="1055" w:type="dxa"/>
            <w:tcPrChange w:id="3181"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82" w:author="David Vacas Miguel" w:date="2018-06-03T18:42:00Z"/>
              </w:rPr>
              <w:pPrChange w:id="3183"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84" w:author="David Vacas Miguel" w:date="2018-06-03T21:16:00Z">
              <w:r>
                <w:t>X</w:t>
              </w:r>
            </w:ins>
          </w:p>
        </w:tc>
        <w:tc>
          <w:tcPr>
            <w:tcW w:w="1055" w:type="dxa"/>
            <w:tcPrChange w:id="3185"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86" w:author="David Vacas Miguel" w:date="2018-06-03T18:42:00Z"/>
              </w:rPr>
              <w:pPrChange w:id="3187"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88" w:author="David Vacas Miguel" w:date="2018-06-03T21:16:00Z">
              <w:r>
                <w:t>X</w:t>
              </w:r>
            </w:ins>
          </w:p>
        </w:tc>
        <w:tc>
          <w:tcPr>
            <w:tcW w:w="1055" w:type="dxa"/>
            <w:tcPrChange w:id="3189"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90" w:author="David Vacas Miguel" w:date="2018-06-03T18:42:00Z"/>
              </w:rPr>
              <w:pPrChange w:id="3191"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92" w:author="David Vacas Miguel" w:date="2018-06-03T21:16:00Z">
              <w:r>
                <w:t>X</w:t>
              </w:r>
            </w:ins>
          </w:p>
        </w:tc>
        <w:tc>
          <w:tcPr>
            <w:tcW w:w="1055" w:type="dxa"/>
            <w:tcPrChange w:id="3193"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194" w:author="David Vacas Miguel" w:date="2018-06-03T18:42:00Z"/>
              </w:rPr>
              <w:pPrChange w:id="3195"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96" w:author="David Vacas Miguel" w:date="2018-06-03T21:14:00Z">
              <w:r>
                <w:t>X</w:t>
              </w:r>
            </w:ins>
          </w:p>
        </w:tc>
      </w:tr>
      <w:tr w:rsidR="00E418CC" w:rsidTr="00E418CC">
        <w:trPr>
          <w:trHeight w:val="431"/>
          <w:ins w:id="3197" w:author="David Vacas Miguel" w:date="2018-06-03T18:42:00Z"/>
          <w:trPrChange w:id="3198"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199" w:author="David Vacas Miguel" w:date="2018-06-03T18:46:00Z">
              <w:tcPr>
                <w:tcW w:w="233" w:type="dxa"/>
                <w:gridSpan w:val="2"/>
              </w:tcPr>
            </w:tcPrChange>
          </w:tcPr>
          <w:p w:rsidR="00E418CC" w:rsidRDefault="00E418CC" w:rsidP="00E418CC">
            <w:pPr>
              <w:pStyle w:val="LetranormalTFG"/>
              <w:jc w:val="center"/>
              <w:rPr>
                <w:ins w:id="3200" w:author="David Vacas Miguel" w:date="2018-06-03T18:42:00Z"/>
              </w:rPr>
              <w:pPrChange w:id="3201" w:author="David Vacas Miguel" w:date="2018-06-03T18:43:00Z">
                <w:pPr>
                  <w:pStyle w:val="LetranormalTFG"/>
                </w:pPr>
              </w:pPrChange>
            </w:pPr>
            <w:ins w:id="3202" w:author="David Vacas Miguel" w:date="2018-06-03T18:44:00Z">
              <w:r>
                <w:t>4</w:t>
              </w:r>
            </w:ins>
          </w:p>
        </w:tc>
        <w:tc>
          <w:tcPr>
            <w:tcW w:w="1055" w:type="dxa"/>
            <w:tcPrChange w:id="3203" w:author="David Vacas Miguel" w:date="2018-06-03T18:46:00Z">
              <w:tcPr>
                <w:tcW w:w="1034"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04" w:author="David Vacas Miguel" w:date="2018-06-03T18:42:00Z"/>
              </w:rPr>
              <w:pPrChange w:id="3205"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06" w:author="David Vacas Miguel" w:date="2018-06-03T21:15:00Z">
              <w:r>
                <w:t>X</w:t>
              </w:r>
            </w:ins>
          </w:p>
        </w:tc>
        <w:tc>
          <w:tcPr>
            <w:tcW w:w="1055" w:type="dxa"/>
            <w:tcPrChange w:id="3207"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08" w:author="David Vacas Miguel" w:date="2018-06-03T18:42:00Z"/>
              </w:rPr>
              <w:pPrChange w:id="3209"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10" w:author="David Vacas Miguel" w:date="2018-06-03T21:16:00Z">
              <w:r>
                <w:t>X</w:t>
              </w:r>
            </w:ins>
          </w:p>
        </w:tc>
        <w:tc>
          <w:tcPr>
            <w:tcW w:w="1055" w:type="dxa"/>
            <w:tcPrChange w:id="3211"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12" w:author="David Vacas Miguel" w:date="2018-06-03T18:42:00Z"/>
              </w:rPr>
              <w:pPrChange w:id="3213"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14" w:author="David Vacas Miguel" w:date="2018-06-03T21:16:00Z">
              <w:r>
                <w:t>X</w:t>
              </w:r>
            </w:ins>
          </w:p>
        </w:tc>
        <w:tc>
          <w:tcPr>
            <w:tcW w:w="1055" w:type="dxa"/>
            <w:tcPrChange w:id="3215"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16" w:author="David Vacas Miguel" w:date="2018-06-03T18:42:00Z"/>
              </w:rPr>
              <w:pPrChange w:id="3217"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18" w:author="David Vacas Miguel" w:date="2018-06-03T21:16:00Z">
              <w:r>
                <w:t>X</w:t>
              </w:r>
            </w:ins>
          </w:p>
        </w:tc>
        <w:tc>
          <w:tcPr>
            <w:tcW w:w="1055" w:type="dxa"/>
            <w:tcPrChange w:id="3219"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20" w:author="David Vacas Miguel" w:date="2018-06-03T18:42:00Z"/>
              </w:rPr>
              <w:pPrChange w:id="3221"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22" w:author="David Vacas Miguel" w:date="2018-06-03T21:16:00Z">
              <w:r>
                <w:t>X</w:t>
              </w:r>
            </w:ins>
          </w:p>
        </w:tc>
        <w:tc>
          <w:tcPr>
            <w:tcW w:w="1055" w:type="dxa"/>
            <w:tcPrChange w:id="3223"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24" w:author="David Vacas Miguel" w:date="2018-06-03T18:42:00Z"/>
              </w:rPr>
              <w:pPrChange w:id="3225"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26" w:author="David Vacas Miguel" w:date="2018-06-03T21:16:00Z">
              <w:r>
                <w:t>X</w:t>
              </w:r>
            </w:ins>
          </w:p>
        </w:tc>
        <w:tc>
          <w:tcPr>
            <w:tcW w:w="1055" w:type="dxa"/>
            <w:tcPrChange w:id="3227"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28" w:author="David Vacas Miguel" w:date="2018-06-03T18:42:00Z"/>
              </w:rPr>
              <w:pPrChange w:id="3229"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30" w:author="David Vacas Miguel" w:date="2018-06-03T21:16:00Z">
              <w:r>
                <w:t>X</w:t>
              </w:r>
            </w:ins>
          </w:p>
        </w:tc>
        <w:tc>
          <w:tcPr>
            <w:tcW w:w="1055" w:type="dxa"/>
            <w:tcPrChange w:id="3231"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32" w:author="David Vacas Miguel" w:date="2018-06-03T18:42:00Z"/>
              </w:rPr>
              <w:pPrChange w:id="3233"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34" w:author="David Vacas Miguel" w:date="2018-06-03T21:16:00Z">
              <w:r>
                <w:t>X</w:t>
              </w:r>
            </w:ins>
          </w:p>
        </w:tc>
        <w:tc>
          <w:tcPr>
            <w:tcW w:w="1055" w:type="dxa"/>
            <w:tcPrChange w:id="3235"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36" w:author="David Vacas Miguel" w:date="2018-06-03T18:42:00Z"/>
              </w:rPr>
              <w:pPrChange w:id="3237"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38" w:author="David Vacas Miguel" w:date="2018-06-03T21:14:00Z">
              <w:r>
                <w:t>X</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239" w:author="David Vacas Miguel" w:date="2018-06-03T18:42:00Z"/>
          <w:trPrChange w:id="3240"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241" w:author="David Vacas Miguel" w:date="2018-06-03T18:46:00Z">
              <w:tcPr>
                <w:tcW w:w="233" w:type="dxa"/>
                <w:gridSpan w:val="2"/>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242" w:author="David Vacas Miguel" w:date="2018-06-03T18:42:00Z"/>
              </w:rPr>
              <w:pPrChange w:id="3243"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244" w:author="David Vacas Miguel" w:date="2018-06-03T18:44:00Z">
              <w:r>
                <w:t>5</w:t>
              </w:r>
            </w:ins>
          </w:p>
        </w:tc>
        <w:tc>
          <w:tcPr>
            <w:tcW w:w="1055" w:type="dxa"/>
            <w:tcPrChange w:id="3245" w:author="David Vacas Miguel" w:date="2018-06-03T18:46:00Z">
              <w:tcPr>
                <w:tcW w:w="1034"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46" w:author="David Vacas Miguel" w:date="2018-06-03T18:42:00Z"/>
              </w:rPr>
              <w:pPrChange w:id="3247"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48" w:author="David Vacas Miguel" w:date="2018-06-03T21:16:00Z">
              <w:r>
                <w:t>X</w:t>
              </w:r>
            </w:ins>
          </w:p>
        </w:tc>
        <w:tc>
          <w:tcPr>
            <w:tcW w:w="1055" w:type="dxa"/>
            <w:tcPrChange w:id="3249"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50" w:author="David Vacas Miguel" w:date="2018-06-03T18:42:00Z"/>
              </w:rPr>
              <w:pPrChange w:id="3251"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52" w:author="David Vacas Miguel" w:date="2018-06-03T21:07:00Z">
              <w:r>
                <w:t>14</w:t>
              </w:r>
            </w:ins>
            <w:ins w:id="3253" w:author="David Vacas Miguel" w:date="2018-06-03T21:08:00Z">
              <w:r>
                <w:t>.35</w:t>
              </w:r>
            </w:ins>
          </w:p>
        </w:tc>
        <w:tc>
          <w:tcPr>
            <w:tcW w:w="1055" w:type="dxa"/>
            <w:tcPrChange w:id="325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55" w:author="David Vacas Miguel" w:date="2018-06-03T18:42:00Z"/>
              </w:rPr>
              <w:pPrChange w:id="325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57" w:author="David Vacas Miguel" w:date="2018-06-03T21:16:00Z">
              <w:r>
                <w:t>X</w:t>
              </w:r>
            </w:ins>
          </w:p>
        </w:tc>
        <w:tc>
          <w:tcPr>
            <w:tcW w:w="1055" w:type="dxa"/>
            <w:tcPrChange w:id="3258"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59" w:author="David Vacas Miguel" w:date="2018-06-03T18:42:00Z"/>
              </w:rPr>
              <w:pPrChange w:id="326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61" w:author="David Vacas Miguel" w:date="2018-06-03T21:16:00Z">
              <w:r>
                <w:t>X</w:t>
              </w:r>
            </w:ins>
          </w:p>
        </w:tc>
        <w:tc>
          <w:tcPr>
            <w:tcW w:w="1055" w:type="dxa"/>
            <w:tcPrChange w:id="3262"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63" w:author="David Vacas Miguel" w:date="2018-06-03T18:42:00Z"/>
              </w:rPr>
              <w:pPrChange w:id="326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65" w:author="David Vacas Miguel" w:date="2018-06-03T21:16:00Z">
              <w:r>
                <w:t>X</w:t>
              </w:r>
            </w:ins>
          </w:p>
        </w:tc>
        <w:tc>
          <w:tcPr>
            <w:tcW w:w="1055" w:type="dxa"/>
            <w:tcPrChange w:id="3266"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67" w:author="David Vacas Miguel" w:date="2018-06-03T18:42:00Z"/>
              </w:rPr>
              <w:pPrChange w:id="326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69" w:author="David Vacas Miguel" w:date="2018-06-03T21:16:00Z">
              <w:r>
                <w:t>X</w:t>
              </w:r>
            </w:ins>
          </w:p>
        </w:tc>
        <w:tc>
          <w:tcPr>
            <w:tcW w:w="1055" w:type="dxa"/>
            <w:tcPrChange w:id="3270"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71" w:author="David Vacas Miguel" w:date="2018-06-03T18:42:00Z"/>
              </w:rPr>
              <w:pPrChange w:id="327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73" w:author="David Vacas Miguel" w:date="2018-06-03T21:12:00Z">
              <w:r>
                <w:t>26.39</w:t>
              </w:r>
            </w:ins>
          </w:p>
        </w:tc>
        <w:tc>
          <w:tcPr>
            <w:tcW w:w="1055" w:type="dxa"/>
            <w:tcPrChange w:id="327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75" w:author="David Vacas Miguel" w:date="2018-06-03T18:42:00Z"/>
              </w:rPr>
              <w:pPrChange w:id="327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77" w:author="David Vacas Miguel" w:date="2018-06-03T21:16:00Z">
              <w:r>
                <w:t>X</w:t>
              </w:r>
            </w:ins>
          </w:p>
        </w:tc>
        <w:tc>
          <w:tcPr>
            <w:tcW w:w="1055" w:type="dxa"/>
            <w:tcPrChange w:id="3278"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279" w:author="David Vacas Miguel" w:date="2018-06-03T18:42:00Z"/>
              </w:rPr>
              <w:pPrChange w:id="328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81" w:author="David Vacas Miguel" w:date="2018-06-03T21:14:00Z">
              <w:r>
                <w:t>X</w:t>
              </w:r>
            </w:ins>
          </w:p>
        </w:tc>
      </w:tr>
      <w:tr w:rsidR="00E418CC" w:rsidTr="00E418CC">
        <w:trPr>
          <w:trHeight w:val="431"/>
          <w:ins w:id="3282" w:author="David Vacas Miguel" w:date="2018-06-03T18:42:00Z"/>
          <w:trPrChange w:id="3283"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284" w:author="David Vacas Miguel" w:date="2018-06-03T18:46:00Z">
              <w:tcPr>
                <w:tcW w:w="233" w:type="dxa"/>
                <w:gridSpan w:val="2"/>
              </w:tcPr>
            </w:tcPrChange>
          </w:tcPr>
          <w:p w:rsidR="00E418CC" w:rsidRDefault="00E418CC" w:rsidP="00E418CC">
            <w:pPr>
              <w:pStyle w:val="LetranormalTFG"/>
              <w:jc w:val="center"/>
              <w:rPr>
                <w:ins w:id="3285" w:author="David Vacas Miguel" w:date="2018-06-03T18:42:00Z"/>
              </w:rPr>
              <w:pPrChange w:id="3286" w:author="David Vacas Miguel" w:date="2018-06-03T18:43:00Z">
                <w:pPr>
                  <w:pStyle w:val="LetranormalTFG"/>
                </w:pPr>
              </w:pPrChange>
            </w:pPr>
            <w:ins w:id="3287" w:author="David Vacas Miguel" w:date="2018-06-03T18:44:00Z">
              <w:r>
                <w:t>6</w:t>
              </w:r>
            </w:ins>
          </w:p>
        </w:tc>
        <w:tc>
          <w:tcPr>
            <w:tcW w:w="1055" w:type="dxa"/>
            <w:tcPrChange w:id="3288" w:author="David Vacas Miguel" w:date="2018-06-03T18:46:00Z">
              <w:tcPr>
                <w:tcW w:w="1034"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89" w:author="David Vacas Miguel" w:date="2018-06-03T18:42:00Z"/>
              </w:rPr>
              <w:pPrChange w:id="329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91" w:author="David Vacas Miguel" w:date="2018-06-03T21:06:00Z">
              <w:r>
                <w:t>29.33</w:t>
              </w:r>
            </w:ins>
          </w:p>
        </w:tc>
        <w:tc>
          <w:tcPr>
            <w:tcW w:w="1055" w:type="dxa"/>
            <w:tcPrChange w:id="3292"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93" w:author="David Vacas Miguel" w:date="2018-06-03T18:42:00Z"/>
              </w:rPr>
              <w:pPrChange w:id="329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95" w:author="David Vacas Miguel" w:date="2018-06-03T21:08:00Z">
              <w:r>
                <w:t>14.36</w:t>
              </w:r>
            </w:ins>
          </w:p>
        </w:tc>
        <w:tc>
          <w:tcPr>
            <w:tcW w:w="1055" w:type="dxa"/>
            <w:tcPrChange w:id="3296"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297" w:author="David Vacas Miguel" w:date="2018-06-03T18:42:00Z"/>
              </w:rPr>
              <w:pPrChange w:id="329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99" w:author="David Vacas Miguel" w:date="2018-06-03T21:09:00Z">
              <w:r>
                <w:t>10.16</w:t>
              </w:r>
            </w:ins>
          </w:p>
        </w:tc>
        <w:tc>
          <w:tcPr>
            <w:tcW w:w="1055" w:type="dxa"/>
            <w:tcPrChange w:id="3300"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01" w:author="David Vacas Miguel" w:date="2018-06-03T18:42:00Z"/>
              </w:rPr>
              <w:pPrChange w:id="330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03" w:author="David Vacas Miguel" w:date="2018-06-03T21:16:00Z">
              <w:r>
                <w:t>X</w:t>
              </w:r>
            </w:ins>
          </w:p>
        </w:tc>
        <w:tc>
          <w:tcPr>
            <w:tcW w:w="1055" w:type="dxa"/>
            <w:tcPrChange w:id="3304"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05" w:author="David Vacas Miguel" w:date="2018-06-03T18:42:00Z"/>
              </w:rPr>
              <w:pPrChange w:id="330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07" w:author="David Vacas Miguel" w:date="2018-06-03T21:16:00Z">
              <w:r>
                <w:t>X</w:t>
              </w:r>
            </w:ins>
          </w:p>
        </w:tc>
        <w:tc>
          <w:tcPr>
            <w:tcW w:w="1055" w:type="dxa"/>
            <w:tcPrChange w:id="3308"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09" w:author="David Vacas Miguel" w:date="2018-06-03T18:42:00Z"/>
              </w:rPr>
              <w:pPrChange w:id="331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11" w:author="David Vacas Miguel" w:date="2018-06-03T21:16:00Z">
              <w:r>
                <w:t>X</w:t>
              </w:r>
            </w:ins>
          </w:p>
        </w:tc>
        <w:tc>
          <w:tcPr>
            <w:tcW w:w="1055" w:type="dxa"/>
            <w:tcPrChange w:id="3312"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13" w:author="David Vacas Miguel" w:date="2018-06-03T18:42:00Z"/>
              </w:rPr>
              <w:pPrChange w:id="331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15" w:author="David Vacas Miguel" w:date="2018-06-03T21:16:00Z">
              <w:r>
                <w:t>X</w:t>
              </w:r>
            </w:ins>
          </w:p>
        </w:tc>
        <w:tc>
          <w:tcPr>
            <w:tcW w:w="1055" w:type="dxa"/>
            <w:tcPrChange w:id="3316"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17" w:author="David Vacas Miguel" w:date="2018-06-03T18:42:00Z"/>
              </w:rPr>
              <w:pPrChange w:id="331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19" w:author="David Vacas Miguel" w:date="2018-06-03T21:13:00Z">
              <w:r>
                <w:t>27.94</w:t>
              </w:r>
            </w:ins>
          </w:p>
        </w:tc>
        <w:tc>
          <w:tcPr>
            <w:tcW w:w="1055" w:type="dxa"/>
            <w:tcPrChange w:id="3320"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21" w:author="David Vacas Miguel" w:date="2018-06-03T18:42:00Z"/>
              </w:rPr>
              <w:pPrChange w:id="332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23" w:author="David Vacas Miguel" w:date="2018-06-03T21:14:00Z">
              <w:r>
                <w:t>X</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324" w:author="David Vacas Miguel" w:date="2018-06-03T18:42:00Z"/>
          <w:trPrChange w:id="332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326" w:author="David Vacas Miguel" w:date="2018-06-03T18:46:00Z">
              <w:tcPr>
                <w:tcW w:w="233" w:type="dxa"/>
                <w:gridSpan w:val="2"/>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327" w:author="David Vacas Miguel" w:date="2018-06-03T18:42:00Z"/>
              </w:rPr>
              <w:pPrChange w:id="332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329" w:author="David Vacas Miguel" w:date="2018-06-03T18:44:00Z">
              <w:r>
                <w:t>7</w:t>
              </w:r>
            </w:ins>
          </w:p>
        </w:tc>
        <w:tc>
          <w:tcPr>
            <w:tcW w:w="1055" w:type="dxa"/>
            <w:tcPrChange w:id="3330" w:author="David Vacas Miguel" w:date="2018-06-03T18:46:00Z">
              <w:tcPr>
                <w:tcW w:w="1034"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31" w:author="David Vacas Miguel" w:date="2018-06-03T18:42:00Z"/>
              </w:rPr>
              <w:pPrChange w:id="333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33" w:author="David Vacas Miguel" w:date="2018-06-03T21:06:00Z">
              <w:r>
                <w:t>35.31</w:t>
              </w:r>
            </w:ins>
          </w:p>
        </w:tc>
        <w:tc>
          <w:tcPr>
            <w:tcW w:w="1055" w:type="dxa"/>
            <w:tcPrChange w:id="3334"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35" w:author="David Vacas Miguel" w:date="2018-06-03T18:42:00Z"/>
              </w:rPr>
              <w:pPrChange w:id="333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37" w:author="David Vacas Miguel" w:date="2018-06-03T21:08:00Z">
              <w:r>
                <w:t>17.38</w:t>
              </w:r>
            </w:ins>
          </w:p>
        </w:tc>
        <w:tc>
          <w:tcPr>
            <w:tcW w:w="1055" w:type="dxa"/>
            <w:tcPrChange w:id="3338"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39" w:author="David Vacas Miguel" w:date="2018-06-03T18:42:00Z"/>
              </w:rPr>
              <w:pPrChange w:id="334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41" w:author="David Vacas Miguel" w:date="2018-06-03T21:09:00Z">
              <w:r>
                <w:t>17.36</w:t>
              </w:r>
            </w:ins>
          </w:p>
        </w:tc>
        <w:tc>
          <w:tcPr>
            <w:tcW w:w="1055" w:type="dxa"/>
            <w:tcPrChange w:id="3342"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43" w:author="David Vacas Miguel" w:date="2018-06-03T18:42:00Z"/>
              </w:rPr>
              <w:pPrChange w:id="334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45" w:author="David Vacas Miguel" w:date="2018-06-03T21:16:00Z">
              <w:r>
                <w:t>X</w:t>
              </w:r>
            </w:ins>
          </w:p>
        </w:tc>
        <w:tc>
          <w:tcPr>
            <w:tcW w:w="1055" w:type="dxa"/>
            <w:tcPrChange w:id="3346"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47" w:author="David Vacas Miguel" w:date="2018-06-03T18:42:00Z"/>
              </w:rPr>
              <w:pPrChange w:id="334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49" w:author="David Vacas Miguel" w:date="2018-06-03T21:16:00Z">
              <w:r>
                <w:t>X</w:t>
              </w:r>
            </w:ins>
          </w:p>
        </w:tc>
        <w:tc>
          <w:tcPr>
            <w:tcW w:w="1055" w:type="dxa"/>
            <w:tcPrChange w:id="3350"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51" w:author="David Vacas Miguel" w:date="2018-06-03T18:42:00Z"/>
              </w:rPr>
              <w:pPrChange w:id="335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53" w:author="David Vacas Miguel" w:date="2018-06-03T21:16:00Z">
              <w:r>
                <w:t>X</w:t>
              </w:r>
            </w:ins>
          </w:p>
        </w:tc>
        <w:tc>
          <w:tcPr>
            <w:tcW w:w="1055" w:type="dxa"/>
            <w:tcPrChange w:id="335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55" w:author="David Vacas Miguel" w:date="2018-06-03T18:42:00Z"/>
              </w:rPr>
              <w:pPrChange w:id="335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57" w:author="David Vacas Miguel" w:date="2018-06-03T21:16:00Z">
              <w:r>
                <w:t>X</w:t>
              </w:r>
            </w:ins>
          </w:p>
        </w:tc>
        <w:tc>
          <w:tcPr>
            <w:tcW w:w="1055" w:type="dxa"/>
            <w:tcPrChange w:id="3358"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59" w:author="David Vacas Miguel" w:date="2018-06-03T18:42:00Z"/>
              </w:rPr>
              <w:pPrChange w:id="336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61" w:author="David Vacas Miguel" w:date="2018-06-03T21:16:00Z">
              <w:r>
                <w:t>X</w:t>
              </w:r>
            </w:ins>
          </w:p>
        </w:tc>
        <w:tc>
          <w:tcPr>
            <w:tcW w:w="1055" w:type="dxa"/>
            <w:tcPrChange w:id="3362"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363" w:author="David Vacas Miguel" w:date="2018-06-03T18:42:00Z"/>
              </w:rPr>
              <w:pPrChange w:id="336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65" w:author="David Vacas Miguel" w:date="2018-06-03T21:14:00Z">
              <w:r>
                <w:t>X</w:t>
              </w:r>
            </w:ins>
          </w:p>
        </w:tc>
      </w:tr>
      <w:tr w:rsidR="00E418CC" w:rsidTr="00E418CC">
        <w:trPr>
          <w:trHeight w:val="431"/>
          <w:ins w:id="3366" w:author="David Vacas Miguel" w:date="2018-06-03T18:42:00Z"/>
          <w:trPrChange w:id="3367"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368" w:author="David Vacas Miguel" w:date="2018-06-03T18:46:00Z">
              <w:tcPr>
                <w:tcW w:w="233" w:type="dxa"/>
                <w:gridSpan w:val="2"/>
              </w:tcPr>
            </w:tcPrChange>
          </w:tcPr>
          <w:p w:rsidR="00E418CC" w:rsidRDefault="00E418CC" w:rsidP="00E418CC">
            <w:pPr>
              <w:pStyle w:val="LetranormalTFG"/>
              <w:jc w:val="center"/>
              <w:rPr>
                <w:ins w:id="3369" w:author="David Vacas Miguel" w:date="2018-06-03T18:42:00Z"/>
              </w:rPr>
              <w:pPrChange w:id="3370" w:author="David Vacas Miguel" w:date="2018-06-03T18:43:00Z">
                <w:pPr>
                  <w:pStyle w:val="LetranormalTFG"/>
                </w:pPr>
              </w:pPrChange>
            </w:pPr>
            <w:ins w:id="3371" w:author="David Vacas Miguel" w:date="2018-06-03T18:44:00Z">
              <w:r>
                <w:t>8</w:t>
              </w:r>
            </w:ins>
          </w:p>
        </w:tc>
        <w:tc>
          <w:tcPr>
            <w:tcW w:w="1055" w:type="dxa"/>
            <w:tcPrChange w:id="3372" w:author="David Vacas Miguel" w:date="2018-06-03T18:46:00Z">
              <w:tcPr>
                <w:tcW w:w="1034"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73" w:author="David Vacas Miguel" w:date="2018-06-03T18:42:00Z"/>
              </w:rPr>
              <w:pPrChange w:id="337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75" w:author="David Vacas Miguel" w:date="2018-06-03T21:16:00Z">
              <w:r>
                <w:t>X</w:t>
              </w:r>
            </w:ins>
          </w:p>
        </w:tc>
        <w:tc>
          <w:tcPr>
            <w:tcW w:w="1055" w:type="dxa"/>
            <w:tcPrChange w:id="3376"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77" w:author="David Vacas Miguel" w:date="2018-06-03T18:42:00Z"/>
              </w:rPr>
              <w:pPrChange w:id="337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79" w:author="David Vacas Miguel" w:date="2018-06-03T21:16:00Z">
              <w:r>
                <w:t>X</w:t>
              </w:r>
            </w:ins>
          </w:p>
        </w:tc>
        <w:tc>
          <w:tcPr>
            <w:tcW w:w="1055" w:type="dxa"/>
            <w:tcPrChange w:id="3380"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81" w:author="David Vacas Miguel" w:date="2018-06-03T18:42:00Z"/>
              </w:rPr>
              <w:pPrChange w:id="338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83" w:author="David Vacas Miguel" w:date="2018-06-03T21:09:00Z">
              <w:r>
                <w:t>10.14</w:t>
              </w:r>
            </w:ins>
          </w:p>
        </w:tc>
        <w:tc>
          <w:tcPr>
            <w:tcW w:w="1055" w:type="dxa"/>
            <w:tcPrChange w:id="3384"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85" w:author="David Vacas Miguel" w:date="2018-06-03T18:42:00Z"/>
              </w:rPr>
              <w:pPrChange w:id="338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87" w:author="David Vacas Miguel" w:date="2018-06-03T21:16:00Z">
              <w:r>
                <w:t>X</w:t>
              </w:r>
            </w:ins>
          </w:p>
        </w:tc>
        <w:tc>
          <w:tcPr>
            <w:tcW w:w="1055" w:type="dxa"/>
            <w:tcPrChange w:id="3388"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89" w:author="David Vacas Miguel" w:date="2018-06-03T18:42:00Z"/>
              </w:rPr>
              <w:pPrChange w:id="339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91" w:author="David Vacas Miguel" w:date="2018-06-03T21:16:00Z">
              <w:r>
                <w:t>X</w:t>
              </w:r>
            </w:ins>
          </w:p>
        </w:tc>
        <w:tc>
          <w:tcPr>
            <w:tcW w:w="1055" w:type="dxa"/>
            <w:tcPrChange w:id="3392"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93" w:author="David Vacas Miguel" w:date="2018-06-03T18:42:00Z"/>
              </w:rPr>
              <w:pPrChange w:id="339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95" w:author="David Vacas Miguel" w:date="2018-06-03T21:16:00Z">
              <w:r>
                <w:t>X</w:t>
              </w:r>
            </w:ins>
          </w:p>
        </w:tc>
        <w:tc>
          <w:tcPr>
            <w:tcW w:w="1055" w:type="dxa"/>
            <w:tcPrChange w:id="3396"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397" w:author="David Vacas Miguel" w:date="2018-06-03T18:42:00Z"/>
              </w:rPr>
              <w:pPrChange w:id="339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99" w:author="David Vacas Miguel" w:date="2018-06-03T21:16:00Z">
              <w:r>
                <w:t>X</w:t>
              </w:r>
            </w:ins>
          </w:p>
        </w:tc>
        <w:tc>
          <w:tcPr>
            <w:tcW w:w="1055" w:type="dxa"/>
            <w:tcPrChange w:id="3400"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01" w:author="David Vacas Miguel" w:date="2018-06-03T18:42:00Z"/>
              </w:rPr>
              <w:pPrChange w:id="340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03" w:author="David Vacas Miguel" w:date="2018-06-03T21:16:00Z">
              <w:r>
                <w:t>X</w:t>
              </w:r>
            </w:ins>
          </w:p>
        </w:tc>
        <w:tc>
          <w:tcPr>
            <w:tcW w:w="1055" w:type="dxa"/>
            <w:tcPrChange w:id="3404"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05" w:author="David Vacas Miguel" w:date="2018-06-03T18:42:00Z"/>
              </w:rPr>
              <w:pPrChange w:id="340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07" w:author="David Vacas Miguel" w:date="2018-06-03T21:14:00Z">
              <w:r>
                <w:t>X</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408" w:author="David Vacas Miguel" w:date="2018-06-03T18:42:00Z"/>
          <w:trPrChange w:id="3409"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410" w:author="David Vacas Miguel" w:date="2018-06-03T18:46:00Z">
              <w:tcPr>
                <w:tcW w:w="233" w:type="dxa"/>
                <w:gridSpan w:val="2"/>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411" w:author="David Vacas Miguel" w:date="2018-06-03T18:42:00Z"/>
              </w:rPr>
              <w:pPrChange w:id="3412"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413" w:author="David Vacas Miguel" w:date="2018-06-03T18:44:00Z">
              <w:r>
                <w:t>9</w:t>
              </w:r>
            </w:ins>
          </w:p>
        </w:tc>
        <w:tc>
          <w:tcPr>
            <w:tcW w:w="1055" w:type="dxa"/>
            <w:tcPrChange w:id="3414" w:author="David Vacas Miguel" w:date="2018-06-03T18:46:00Z">
              <w:tcPr>
                <w:tcW w:w="1034"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15" w:author="David Vacas Miguel" w:date="2018-06-03T18:42:00Z"/>
              </w:rPr>
              <w:pPrChange w:id="341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17" w:author="David Vacas Miguel" w:date="2018-06-03T21:07:00Z">
              <w:r>
                <w:t>33.87</w:t>
              </w:r>
            </w:ins>
          </w:p>
        </w:tc>
        <w:tc>
          <w:tcPr>
            <w:tcW w:w="1055" w:type="dxa"/>
            <w:tcPrChange w:id="3418"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19" w:author="David Vacas Miguel" w:date="2018-06-03T18:42:00Z"/>
              </w:rPr>
              <w:pPrChange w:id="342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21" w:author="David Vacas Miguel" w:date="2018-06-03T21:08:00Z">
              <w:r>
                <w:t>13.29</w:t>
              </w:r>
            </w:ins>
          </w:p>
        </w:tc>
        <w:tc>
          <w:tcPr>
            <w:tcW w:w="1055" w:type="dxa"/>
            <w:tcPrChange w:id="3422"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23" w:author="David Vacas Miguel" w:date="2018-06-03T18:42:00Z"/>
              </w:rPr>
              <w:pPrChange w:id="342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25" w:author="David Vacas Miguel" w:date="2018-06-03T21:09:00Z">
              <w:r>
                <w:t>13.89</w:t>
              </w:r>
            </w:ins>
          </w:p>
        </w:tc>
        <w:tc>
          <w:tcPr>
            <w:tcW w:w="1055" w:type="dxa"/>
            <w:tcPrChange w:id="3426" w:author="David Vacas Miguel" w:date="2018-06-03T18:46:00Z">
              <w:tcPr>
                <w:tcW w:w="1033" w:type="dxa"/>
                <w:gridSpan w:val="2"/>
              </w:tcPr>
            </w:tcPrChange>
          </w:tcPr>
          <w:p w:rsidR="00E418CC" w:rsidRDefault="00A15402"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27" w:author="David Vacas Miguel" w:date="2018-06-03T18:42:00Z"/>
              </w:rPr>
              <w:pPrChange w:id="342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29" w:author="David Vacas Miguel" w:date="2018-06-03T21:10:00Z">
              <w:r>
                <w:t>27.62</w:t>
              </w:r>
            </w:ins>
          </w:p>
        </w:tc>
        <w:tc>
          <w:tcPr>
            <w:tcW w:w="1055" w:type="dxa"/>
            <w:tcPrChange w:id="3430"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31" w:author="David Vacas Miguel" w:date="2018-06-03T18:42:00Z"/>
              </w:rPr>
              <w:pPrChange w:id="343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33" w:author="David Vacas Miguel" w:date="2018-06-03T21:16:00Z">
              <w:r>
                <w:t>X</w:t>
              </w:r>
            </w:ins>
          </w:p>
        </w:tc>
        <w:tc>
          <w:tcPr>
            <w:tcW w:w="1055" w:type="dxa"/>
            <w:tcPrChange w:id="3434"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35" w:author="David Vacas Miguel" w:date="2018-06-03T18:42:00Z"/>
              </w:rPr>
              <w:pPrChange w:id="343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37" w:author="David Vacas Miguel" w:date="2018-06-03T21:16:00Z">
              <w:r>
                <w:t>X</w:t>
              </w:r>
            </w:ins>
          </w:p>
        </w:tc>
        <w:tc>
          <w:tcPr>
            <w:tcW w:w="1055" w:type="dxa"/>
            <w:tcPrChange w:id="3438"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39" w:author="David Vacas Miguel" w:date="2018-06-03T18:42:00Z"/>
              </w:rPr>
              <w:pPrChange w:id="344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41" w:author="David Vacas Miguel" w:date="2018-06-03T21:16:00Z">
              <w:r>
                <w:t>X</w:t>
              </w:r>
            </w:ins>
          </w:p>
        </w:tc>
        <w:tc>
          <w:tcPr>
            <w:tcW w:w="1055" w:type="dxa"/>
            <w:tcPrChange w:id="3442" w:author="David Vacas Miguel" w:date="2018-06-03T18:46:00Z">
              <w:tcPr>
                <w:tcW w:w="1033" w:type="dxa"/>
                <w:gridSpan w:val="2"/>
              </w:tcPr>
            </w:tcPrChange>
          </w:tcPr>
          <w:p w:rsidR="00E418CC" w:rsidRDefault="0010518A"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43" w:author="David Vacas Miguel" w:date="2018-06-03T18:42:00Z"/>
              </w:rPr>
              <w:pPrChange w:id="344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45" w:author="David Vacas Miguel" w:date="2018-06-03T21:16:00Z">
              <w:r>
                <w:t>X</w:t>
              </w:r>
            </w:ins>
          </w:p>
        </w:tc>
        <w:tc>
          <w:tcPr>
            <w:tcW w:w="1055" w:type="dxa"/>
            <w:tcPrChange w:id="3446" w:author="David Vacas Miguel" w:date="2018-06-03T18:46:00Z">
              <w:tcPr>
                <w:tcW w:w="1033" w:type="dxa"/>
                <w:gridSpan w:val="2"/>
              </w:tcPr>
            </w:tcPrChange>
          </w:tcPr>
          <w:p w:rsidR="00A15402" w:rsidRDefault="00A15402" w:rsidP="00A15402">
            <w:pPr>
              <w:pStyle w:val="LetranormalTFG"/>
              <w:jc w:val="center"/>
              <w:cnfStyle w:val="000000100000" w:firstRow="0" w:lastRow="0" w:firstColumn="0" w:lastColumn="0" w:oddVBand="0" w:evenVBand="0" w:oddHBand="1" w:evenHBand="0" w:firstRowFirstColumn="0" w:firstRowLastColumn="0" w:lastRowFirstColumn="0" w:lastRowLastColumn="0"/>
              <w:rPr>
                <w:ins w:id="3447" w:author="David Vacas Miguel" w:date="2018-06-03T18:42:00Z"/>
              </w:rPr>
              <w:pPrChange w:id="3448" w:author="David Vacas Miguel" w:date="2018-06-03T21:14:00Z">
                <w:pPr>
                  <w:pStyle w:val="LetranormalTFG"/>
                  <w:cnfStyle w:val="000000100000" w:firstRow="0" w:lastRow="0" w:firstColumn="0" w:lastColumn="0" w:oddVBand="0" w:evenVBand="0" w:oddHBand="1" w:evenHBand="0" w:firstRowFirstColumn="0" w:firstRowLastColumn="0" w:lastRowFirstColumn="0" w:lastRowLastColumn="0"/>
                </w:pPr>
              </w:pPrChange>
            </w:pPr>
            <w:ins w:id="3449" w:author="David Vacas Miguel" w:date="2018-06-03T21:14:00Z">
              <w:r>
                <w:t>24.65</w:t>
              </w:r>
            </w:ins>
          </w:p>
        </w:tc>
      </w:tr>
      <w:tr w:rsidR="00E418CC" w:rsidTr="00E418CC">
        <w:trPr>
          <w:trHeight w:val="431"/>
          <w:ins w:id="3450" w:author="David Vacas Miguel" w:date="2018-06-03T18:42:00Z"/>
          <w:trPrChange w:id="3451"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452" w:author="David Vacas Miguel" w:date="2018-06-03T18:46:00Z">
              <w:tcPr>
                <w:tcW w:w="233" w:type="dxa"/>
                <w:gridSpan w:val="2"/>
              </w:tcPr>
            </w:tcPrChange>
          </w:tcPr>
          <w:p w:rsidR="00E418CC" w:rsidRDefault="00E418CC" w:rsidP="00E418CC">
            <w:pPr>
              <w:pStyle w:val="LetranormalTFG"/>
              <w:jc w:val="center"/>
              <w:rPr>
                <w:ins w:id="3453" w:author="David Vacas Miguel" w:date="2018-06-03T18:42:00Z"/>
              </w:rPr>
              <w:pPrChange w:id="3454" w:author="David Vacas Miguel" w:date="2018-06-03T18:43:00Z">
                <w:pPr>
                  <w:pStyle w:val="LetranormalTFG"/>
                </w:pPr>
              </w:pPrChange>
            </w:pPr>
            <w:ins w:id="3455" w:author="David Vacas Miguel" w:date="2018-06-03T18:45:00Z">
              <w:r>
                <w:t>10</w:t>
              </w:r>
            </w:ins>
          </w:p>
        </w:tc>
        <w:tc>
          <w:tcPr>
            <w:tcW w:w="1055" w:type="dxa"/>
            <w:tcPrChange w:id="3456" w:author="David Vacas Miguel" w:date="2018-06-03T18:46:00Z">
              <w:tcPr>
                <w:tcW w:w="1034"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57" w:author="David Vacas Miguel" w:date="2018-06-03T18:42:00Z"/>
              </w:rPr>
              <w:pPrChange w:id="345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59" w:author="David Vacas Miguel" w:date="2018-06-03T21:07:00Z">
              <w:r>
                <w:t>24.48</w:t>
              </w:r>
            </w:ins>
          </w:p>
        </w:tc>
        <w:tc>
          <w:tcPr>
            <w:tcW w:w="1055" w:type="dxa"/>
            <w:tcPrChange w:id="3460"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61" w:author="David Vacas Miguel" w:date="2018-06-03T18:42:00Z"/>
              </w:rPr>
              <w:pPrChange w:id="346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63" w:author="David Vacas Miguel" w:date="2018-06-03T21:08:00Z">
              <w:r>
                <w:t>14.34</w:t>
              </w:r>
            </w:ins>
          </w:p>
        </w:tc>
        <w:tc>
          <w:tcPr>
            <w:tcW w:w="1055" w:type="dxa"/>
            <w:tcPrChange w:id="3464"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65" w:author="David Vacas Miguel" w:date="2018-06-03T18:42:00Z"/>
              </w:rPr>
              <w:pPrChange w:id="346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67" w:author="David Vacas Miguel" w:date="2018-06-03T21:09:00Z">
              <w:r>
                <w:t>10.55</w:t>
              </w:r>
            </w:ins>
          </w:p>
        </w:tc>
        <w:tc>
          <w:tcPr>
            <w:tcW w:w="1055" w:type="dxa"/>
            <w:tcPrChange w:id="3468"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69" w:author="David Vacas Miguel" w:date="2018-06-03T18:42:00Z"/>
              </w:rPr>
              <w:pPrChange w:id="347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71" w:author="David Vacas Miguel" w:date="2018-06-03T21:16:00Z">
              <w:r>
                <w:t>X</w:t>
              </w:r>
            </w:ins>
          </w:p>
        </w:tc>
        <w:tc>
          <w:tcPr>
            <w:tcW w:w="1055" w:type="dxa"/>
            <w:tcPrChange w:id="3472"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73" w:author="David Vacas Miguel" w:date="2018-06-03T18:42:00Z"/>
              </w:rPr>
              <w:pPrChange w:id="347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75" w:author="David Vacas Miguel" w:date="2018-06-03T21:16:00Z">
              <w:r>
                <w:t>X</w:t>
              </w:r>
            </w:ins>
          </w:p>
        </w:tc>
        <w:tc>
          <w:tcPr>
            <w:tcW w:w="1055" w:type="dxa"/>
            <w:tcPrChange w:id="3476"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77" w:author="David Vacas Miguel" w:date="2018-06-03T18:42:00Z"/>
              </w:rPr>
              <w:pPrChange w:id="347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79" w:author="David Vacas Miguel" w:date="2018-06-03T21:16:00Z">
              <w:r>
                <w:t>X</w:t>
              </w:r>
            </w:ins>
          </w:p>
        </w:tc>
        <w:tc>
          <w:tcPr>
            <w:tcW w:w="1055" w:type="dxa"/>
            <w:tcPrChange w:id="3480"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81" w:author="David Vacas Miguel" w:date="2018-06-03T18:42:00Z"/>
              </w:rPr>
              <w:pPrChange w:id="348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83" w:author="David Vacas Miguel" w:date="2018-06-03T21:16:00Z">
              <w:r>
                <w:t>X</w:t>
              </w:r>
            </w:ins>
          </w:p>
        </w:tc>
        <w:tc>
          <w:tcPr>
            <w:tcW w:w="1055" w:type="dxa"/>
            <w:tcPrChange w:id="3484" w:author="David Vacas Miguel" w:date="2018-06-03T18:46:00Z">
              <w:tcPr>
                <w:tcW w:w="1033" w:type="dxa"/>
                <w:gridSpan w:val="2"/>
              </w:tcPr>
            </w:tcPrChange>
          </w:tcPr>
          <w:p w:rsidR="00E418CC" w:rsidRDefault="0010518A"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85" w:author="David Vacas Miguel" w:date="2018-06-03T18:42:00Z"/>
              </w:rPr>
              <w:pPrChange w:id="348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87" w:author="David Vacas Miguel" w:date="2018-06-03T21:17:00Z">
              <w:r>
                <w:t>X</w:t>
              </w:r>
            </w:ins>
            <w:bookmarkStart w:id="3488" w:name="_GoBack"/>
            <w:bookmarkEnd w:id="3488"/>
          </w:p>
        </w:tc>
        <w:tc>
          <w:tcPr>
            <w:tcW w:w="1055" w:type="dxa"/>
            <w:tcPrChange w:id="3489" w:author="David Vacas Miguel" w:date="2018-06-03T18:46:00Z">
              <w:tcPr>
                <w:tcW w:w="1033" w:type="dxa"/>
                <w:gridSpan w:val="2"/>
              </w:tcPr>
            </w:tcPrChange>
          </w:tcPr>
          <w:p w:rsidR="00E418CC" w:rsidRDefault="00A15402" w:rsidP="00E418CC">
            <w:pPr>
              <w:pStyle w:val="LetranormalTFG"/>
              <w:jc w:val="center"/>
              <w:cnfStyle w:val="000000000000" w:firstRow="0" w:lastRow="0" w:firstColumn="0" w:lastColumn="0" w:oddVBand="0" w:evenVBand="0" w:oddHBand="0" w:evenHBand="0" w:firstRowFirstColumn="0" w:firstRowLastColumn="0" w:lastRowFirstColumn="0" w:lastRowLastColumn="0"/>
              <w:rPr>
                <w:ins w:id="3490" w:author="David Vacas Miguel" w:date="2018-06-03T18:42:00Z"/>
              </w:rPr>
              <w:pPrChange w:id="3491"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92" w:author="David Vacas Miguel" w:date="2018-06-03T21:14:00Z">
              <w:r>
                <w:t>X</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493" w:author="David Vacas Miguel" w:date="2018-06-03T18:45:00Z"/>
          <w:trPrChange w:id="3494" w:author="David Vacas Miguel" w:date="2018-06-03T18:46:00Z">
            <w:trPr>
              <w:gridAfter w:val="0"/>
              <w:trHeight w:val="431"/>
            </w:trPr>
          </w:trPrChange>
        </w:trPr>
        <w:tc>
          <w:tcPr>
            <w:cnfStyle w:val="001000000000" w:firstRow="0" w:lastRow="0" w:firstColumn="1" w:lastColumn="0" w:oddVBand="0" w:evenVBand="0" w:oddHBand="0" w:evenHBand="0" w:firstRowFirstColumn="0" w:firstRowLastColumn="0" w:lastRowFirstColumn="0" w:lastRowLastColumn="0"/>
            <w:tcW w:w="907" w:type="dxa"/>
            <w:shd w:val="clear" w:color="auto" w:fill="C5E0B3" w:themeFill="accent6" w:themeFillTint="66"/>
            <w:tcPrChange w:id="3495" w:author="David Vacas Miguel" w:date="2018-06-03T18:46:00Z">
              <w:tcPr>
                <w:tcW w:w="233" w:type="dxa"/>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496" w:author="David Vacas Miguel" w:date="2018-06-03T18:45:00Z"/>
              </w:rPr>
            </w:pPr>
            <w:ins w:id="3497" w:author="David Vacas Miguel" w:date="2018-06-03T18:46:00Z">
              <w:r>
                <w:t>Media</w:t>
              </w:r>
            </w:ins>
          </w:p>
        </w:tc>
        <w:tc>
          <w:tcPr>
            <w:tcW w:w="1055" w:type="dxa"/>
            <w:shd w:val="clear" w:color="auto" w:fill="C5E0B3" w:themeFill="accent6" w:themeFillTint="66"/>
            <w:tcPrChange w:id="3498" w:author="David Vacas Miguel" w:date="2018-06-03T18:46:00Z">
              <w:tcPr>
                <w:tcW w:w="1034"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499" w:author="David Vacas Miguel" w:date="2018-06-03T18:45:00Z"/>
              </w:rPr>
            </w:pPr>
          </w:p>
        </w:tc>
        <w:tc>
          <w:tcPr>
            <w:tcW w:w="1055" w:type="dxa"/>
            <w:shd w:val="clear" w:color="auto" w:fill="C5E0B3" w:themeFill="accent6" w:themeFillTint="66"/>
            <w:tcPrChange w:id="3500"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01" w:author="David Vacas Miguel" w:date="2018-06-03T18:45:00Z"/>
              </w:rPr>
            </w:pPr>
          </w:p>
        </w:tc>
        <w:tc>
          <w:tcPr>
            <w:tcW w:w="1055" w:type="dxa"/>
            <w:shd w:val="clear" w:color="auto" w:fill="C5E0B3" w:themeFill="accent6" w:themeFillTint="66"/>
            <w:tcPrChange w:id="3502"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03" w:author="David Vacas Miguel" w:date="2018-06-03T18:45:00Z"/>
              </w:rPr>
            </w:pPr>
          </w:p>
        </w:tc>
        <w:tc>
          <w:tcPr>
            <w:tcW w:w="1055" w:type="dxa"/>
            <w:shd w:val="clear" w:color="auto" w:fill="C5E0B3" w:themeFill="accent6" w:themeFillTint="66"/>
            <w:tcPrChange w:id="3504"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05" w:author="David Vacas Miguel" w:date="2018-06-03T18:45:00Z"/>
              </w:rPr>
            </w:pPr>
          </w:p>
        </w:tc>
        <w:tc>
          <w:tcPr>
            <w:tcW w:w="1055" w:type="dxa"/>
            <w:shd w:val="clear" w:color="auto" w:fill="C5E0B3" w:themeFill="accent6" w:themeFillTint="66"/>
            <w:tcPrChange w:id="3506"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07" w:author="David Vacas Miguel" w:date="2018-06-03T18:45:00Z"/>
              </w:rPr>
            </w:pPr>
          </w:p>
        </w:tc>
        <w:tc>
          <w:tcPr>
            <w:tcW w:w="1055" w:type="dxa"/>
            <w:shd w:val="clear" w:color="auto" w:fill="C5E0B3" w:themeFill="accent6" w:themeFillTint="66"/>
            <w:tcPrChange w:id="3508"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09" w:author="David Vacas Miguel" w:date="2018-06-03T18:45:00Z"/>
              </w:rPr>
            </w:pPr>
          </w:p>
        </w:tc>
        <w:tc>
          <w:tcPr>
            <w:tcW w:w="1055" w:type="dxa"/>
            <w:shd w:val="clear" w:color="auto" w:fill="C5E0B3" w:themeFill="accent6" w:themeFillTint="66"/>
            <w:tcPrChange w:id="3510"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11" w:author="David Vacas Miguel" w:date="2018-06-03T18:45:00Z"/>
              </w:rPr>
            </w:pPr>
          </w:p>
        </w:tc>
        <w:tc>
          <w:tcPr>
            <w:tcW w:w="1055" w:type="dxa"/>
            <w:shd w:val="clear" w:color="auto" w:fill="C5E0B3" w:themeFill="accent6" w:themeFillTint="66"/>
            <w:tcPrChange w:id="3512"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13" w:author="David Vacas Miguel" w:date="2018-06-03T18:45:00Z"/>
              </w:rPr>
            </w:pPr>
          </w:p>
        </w:tc>
        <w:tc>
          <w:tcPr>
            <w:tcW w:w="1055" w:type="dxa"/>
            <w:shd w:val="clear" w:color="auto" w:fill="C5E0B3" w:themeFill="accent6" w:themeFillTint="66"/>
            <w:tcPrChange w:id="3514" w:author="David Vacas Miguel" w:date="2018-06-03T18:46:00Z">
              <w:tcPr>
                <w:tcW w:w="1033" w:type="dxa"/>
                <w:gridSpan w:val="2"/>
              </w:tcPr>
            </w:tcPrChange>
          </w:tcPr>
          <w:p w:rsidR="00E418CC" w:rsidRDefault="00E418CC"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515" w:author="David Vacas Miguel" w:date="2018-06-03T18:45:00Z"/>
              </w:rPr>
            </w:pPr>
          </w:p>
        </w:tc>
      </w:tr>
    </w:tbl>
    <w:p w:rsidR="00E418CC" w:rsidRDefault="00E418CC">
      <w:pPr>
        <w:pStyle w:val="LetranormalTFG"/>
        <w:rPr>
          <w:ins w:id="3516" w:author="David Vacas Miguel" w:date="2018-06-03T20:20:00Z"/>
        </w:rPr>
      </w:pPr>
    </w:p>
    <w:p w:rsidR="00D86CB9" w:rsidRDefault="00B8302A">
      <w:pPr>
        <w:pStyle w:val="LetranormalTFG"/>
        <w:rPr>
          <w:ins w:id="3517" w:author="David Vacas Miguel" w:date="2018-06-03T18:33:00Z"/>
        </w:rPr>
      </w:pPr>
      <w:ins w:id="3518" w:author="David Vacas Miguel" w:date="2018-06-03T20:21:00Z">
        <w:r>
          <w:t xml:space="preserve">Al basarse en </w:t>
        </w:r>
      </w:ins>
      <w:ins w:id="3519" w:author="David Vacas Miguel" w:date="2018-06-03T20:22:00Z">
        <w:r>
          <w:t xml:space="preserve">un problema geométrico real, muchos de los robots que se generan no pueden completar el circuito a pesar de las limitaciones implantadas. Estos robots son los que llegan a un tiempo </w:t>
        </w:r>
      </w:ins>
      <w:ins w:id="3520" w:author="David Vacas Miguel" w:date="2018-06-03T20:23:00Z">
        <w:r>
          <w:t>límite impuesto según el cual, si un robot sobrepasa ese tiempo, significa que no ha podido realizar el circuito. Dicho limite son 70s</w:t>
        </w:r>
      </w:ins>
      <w:ins w:id="3521" w:author="David Vacas Miguel" w:date="2018-06-03T21:15:00Z">
        <w:r w:rsidR="0010518A">
          <w:t xml:space="preserve"> y están marcados con una X</w:t>
        </w:r>
      </w:ins>
      <w:ins w:id="3522" w:author="David Vacas Miguel" w:date="2018-06-03T20:23:00Z">
        <w:r>
          <w:t>.</w:t>
        </w:r>
      </w:ins>
    </w:p>
    <w:p w:rsidR="00CA12DA" w:rsidRDefault="00CA12DA">
      <w:pPr>
        <w:pStyle w:val="LetranormalTFG"/>
        <w:rPr>
          <w:ins w:id="3523" w:author="David Vacas Miguel" w:date="2018-04-14T15:34:00Z"/>
        </w:rPr>
        <w:pPrChange w:id="3524" w:author="David Vacas Miguel" w:date="2018-04-14T16:34:00Z">
          <w:pPr>
            <w:pStyle w:val="TFGtitulo2"/>
          </w:pPr>
        </w:pPrChange>
      </w:pPr>
    </w:p>
    <w:p w:rsidR="0045644B" w:rsidRDefault="0045644B" w:rsidP="0045644B">
      <w:pPr>
        <w:pStyle w:val="TFGtitulo2"/>
        <w:rPr>
          <w:ins w:id="3525" w:author="David Vacas Miguel" w:date="2018-04-14T16:34:00Z"/>
        </w:rPr>
      </w:pPr>
      <w:bookmarkStart w:id="3526" w:name="_Toc512858261"/>
      <w:ins w:id="3527" w:author="David Vacas Miguel" w:date="2018-04-14T15:34:00Z">
        <w:r>
          <w:t xml:space="preserve">3. </w:t>
        </w:r>
      </w:ins>
      <w:ins w:id="3528" w:author="David Vacas Miguel" w:date="2018-04-14T15:35:00Z">
        <w:r>
          <w:t>Búsquedas</w:t>
        </w:r>
      </w:ins>
      <w:ins w:id="3529" w:author="David Vacas Miguel" w:date="2018-04-14T15:34:00Z">
        <w:r>
          <w:t xml:space="preserve"> loc</w:t>
        </w:r>
      </w:ins>
      <w:ins w:id="3530" w:author="David Vacas Miguel" w:date="2018-04-14T15:35:00Z">
        <w:r>
          <w:t>ales</w:t>
        </w:r>
      </w:ins>
      <w:bookmarkEnd w:id="3526"/>
    </w:p>
    <w:p w:rsidR="00C9595B" w:rsidRDefault="00C9595B">
      <w:pPr>
        <w:pStyle w:val="LetranormalTFG"/>
        <w:rPr>
          <w:ins w:id="3531" w:author="David Vacas Miguel" w:date="2018-04-14T15:35:00Z"/>
        </w:rPr>
        <w:pPrChange w:id="3532" w:author="David Vacas Miguel" w:date="2018-04-14T16:34:00Z">
          <w:pPr>
            <w:pStyle w:val="TFGtitulo2"/>
          </w:pPr>
        </w:pPrChange>
      </w:pPr>
    </w:p>
    <w:p w:rsidR="0045644B" w:rsidRDefault="0045644B">
      <w:pPr>
        <w:pStyle w:val="TFGtitulo2"/>
        <w:rPr>
          <w:ins w:id="3533" w:author="David Vacas Miguel" w:date="2018-04-14T16:34:00Z"/>
        </w:rPr>
      </w:pPr>
      <w:bookmarkStart w:id="3534" w:name="_Toc512858262"/>
      <w:ins w:id="3535" w:author="David Vacas Miguel" w:date="2018-04-14T15:35:00Z">
        <w:r>
          <w:t>4. Resultados finales</w:t>
        </w:r>
      </w:ins>
      <w:bookmarkEnd w:id="3534"/>
    </w:p>
    <w:p w:rsidR="00C9595B" w:rsidRPr="0045644B" w:rsidRDefault="00C9595B">
      <w:pPr>
        <w:pStyle w:val="LetranormalTFG"/>
        <w:rPr>
          <w:rPrChange w:id="3536" w:author="David Vacas Miguel" w:date="2018-04-14T15:34:00Z">
            <w:rPr>
              <w:b/>
            </w:rPr>
          </w:rPrChange>
        </w:rPr>
        <w:pPrChange w:id="3537" w:author="David Vacas Miguel" w:date="2018-04-14T16:34:00Z">
          <w:pPr/>
        </w:pPrChange>
      </w:pPr>
    </w:p>
    <w:p w:rsidR="0045644B" w:rsidRDefault="0045644B">
      <w:pPr>
        <w:rPr>
          <w:ins w:id="3538" w:author="David Vacas Miguel" w:date="2018-04-14T15:35:00Z"/>
          <w:rFonts w:ascii="Century Gothic" w:eastAsiaTheme="majorEastAsia" w:hAnsi="Century Gothic" w:cstheme="majorBidi"/>
          <w:b/>
          <w:sz w:val="40"/>
          <w:szCs w:val="32"/>
        </w:rPr>
      </w:pPr>
      <w:ins w:id="3539" w:author="David Vacas Miguel" w:date="2018-04-14T15:35:00Z">
        <w:r>
          <w:lastRenderedPageBreak/>
          <w:br w:type="page"/>
        </w:r>
      </w:ins>
    </w:p>
    <w:p w:rsidR="00AD5F04" w:rsidRDefault="00515152" w:rsidP="00AD5F04">
      <w:pPr>
        <w:pStyle w:val="TituloTFG"/>
      </w:pPr>
      <w:del w:id="3540" w:author="David Vacas Miguel" w:date="2018-04-14T15:36:00Z">
        <w:r w:rsidDel="0045644B">
          <w:lastRenderedPageBreak/>
          <w:delText>Bibliografía</w:delText>
        </w:r>
      </w:del>
      <w:bookmarkStart w:id="3541" w:name="_Toc512858263"/>
      <w:ins w:id="3542" w:author="David Vacas Miguel" w:date="2018-04-14T15:36:00Z">
        <w:r w:rsidR="0045644B">
          <w:t>Conclusiones</w:t>
        </w:r>
      </w:ins>
      <w:bookmarkEnd w:id="3541"/>
    </w:p>
    <w:p w:rsidR="0045644B" w:rsidRDefault="0045644B">
      <w:pPr>
        <w:rPr>
          <w:ins w:id="3543" w:author="David Vacas Miguel" w:date="2018-04-14T15:36:00Z"/>
          <w:rFonts w:ascii="Arial" w:eastAsiaTheme="majorEastAsia" w:hAnsi="Arial" w:cstheme="majorBidi"/>
          <w:b/>
          <w:sz w:val="40"/>
          <w:szCs w:val="32"/>
        </w:rPr>
      </w:pPr>
      <w:ins w:id="3544"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3545"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2AC" w:rsidRDefault="00B802AC" w:rsidP="008D373D">
      <w:pPr>
        <w:spacing w:after="0" w:line="240" w:lineRule="auto"/>
      </w:pPr>
      <w:r>
        <w:separator/>
      </w:r>
    </w:p>
  </w:endnote>
  <w:endnote w:type="continuationSeparator" w:id="0">
    <w:p w:rsidR="00B802AC" w:rsidRDefault="00B802AC"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2DA" w:rsidRPr="00FE3863" w:rsidRDefault="00CA12DA">
    <w:pPr>
      <w:pStyle w:val="Piedepgina"/>
      <w:rPr>
        <w:rFonts w:ascii="Century Gothic" w:hAnsi="Century Gothic"/>
        <w:i/>
        <w:sz w:val="20"/>
        <w:szCs w:val="20"/>
        <w:rPrChange w:id="3552" w:author="Alberto Herrán González" w:date="2018-03-31T13:57:00Z">
          <w:rPr/>
        </w:rPrChange>
      </w:rPr>
    </w:pPr>
    <w:ins w:id="3553" w:author="Alberto Herrán González" w:date="2018-03-31T13:56:00Z">
      <w:r w:rsidRPr="00FE3863">
        <w:rPr>
          <w:rFonts w:ascii="Century Gothic" w:hAnsi="Century Gothic"/>
          <w:i/>
          <w:sz w:val="20"/>
          <w:szCs w:val="20"/>
          <w:rPrChange w:id="3554" w:author="Alberto Herrán González" w:date="2018-03-31T13:57:00Z">
            <w:rPr/>
          </w:rPrChange>
        </w:rPr>
        <w:t>Capítulo 1</w:t>
      </w:r>
    </w:ins>
    <w:r w:rsidRPr="00FE3863">
      <w:rPr>
        <w:rFonts w:ascii="Century Gothic" w:hAnsi="Century Gothic"/>
        <w:i/>
        <w:sz w:val="20"/>
        <w:szCs w:val="20"/>
        <w:rPrChange w:id="3555" w:author="Alberto Herrán González" w:date="2018-03-31T13:57:00Z">
          <w:rPr/>
        </w:rPrChange>
      </w:rPr>
      <w:ptab w:relativeTo="margin" w:alignment="right" w:leader="none"/>
    </w:r>
    <w:r w:rsidRPr="00FE3863">
      <w:rPr>
        <w:rFonts w:ascii="Century Gothic" w:hAnsi="Century Gothic"/>
        <w:sz w:val="20"/>
        <w:szCs w:val="20"/>
        <w:rPrChange w:id="3556" w:author="Alberto Herrán González" w:date="2018-03-31T13:57:00Z">
          <w:rPr/>
        </w:rPrChange>
      </w:rPr>
      <w:fldChar w:fldCharType="begin"/>
    </w:r>
    <w:r w:rsidRPr="00FE3863">
      <w:rPr>
        <w:rFonts w:ascii="Century Gothic" w:hAnsi="Century Gothic"/>
        <w:sz w:val="20"/>
        <w:szCs w:val="20"/>
        <w:rPrChange w:id="3557" w:author="Alberto Herrán González" w:date="2018-03-31T13:57:00Z">
          <w:rPr/>
        </w:rPrChange>
      </w:rPr>
      <w:instrText xml:space="preserve"> PAGE  \* Arabic  \* MERGEFORMAT </w:instrText>
    </w:r>
    <w:r w:rsidRPr="00FE3863">
      <w:rPr>
        <w:rFonts w:ascii="Century Gothic" w:hAnsi="Century Gothic"/>
        <w:sz w:val="20"/>
        <w:szCs w:val="20"/>
        <w:rPrChange w:id="3558" w:author="Alberto Herrán González" w:date="2018-03-31T13:57:00Z">
          <w:rPr/>
        </w:rPrChange>
      </w:rPr>
      <w:fldChar w:fldCharType="separate"/>
    </w:r>
    <w:r>
      <w:rPr>
        <w:rFonts w:ascii="Century Gothic" w:hAnsi="Century Gothic"/>
        <w:noProof/>
        <w:sz w:val="20"/>
        <w:szCs w:val="20"/>
      </w:rPr>
      <w:t>24</w:t>
    </w:r>
    <w:r w:rsidRPr="00FE3863">
      <w:rPr>
        <w:rFonts w:ascii="Century Gothic" w:hAnsi="Century Gothic"/>
        <w:sz w:val="20"/>
        <w:szCs w:val="20"/>
        <w:rPrChange w:id="3559"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2AC" w:rsidRDefault="00B802AC" w:rsidP="008D373D">
      <w:pPr>
        <w:spacing w:after="0" w:line="240" w:lineRule="auto"/>
      </w:pPr>
      <w:r>
        <w:separator/>
      </w:r>
    </w:p>
  </w:footnote>
  <w:footnote w:type="continuationSeparator" w:id="0">
    <w:p w:rsidR="00B802AC" w:rsidRDefault="00B802AC"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2DA" w:rsidRPr="009F1D2F" w:rsidRDefault="00CA12DA" w:rsidP="006854CF">
    <w:pPr>
      <w:pStyle w:val="Encabezado"/>
      <w:jc w:val="right"/>
      <w:rPr>
        <w:rFonts w:ascii="Century Gothic" w:hAnsi="Century Gothic"/>
        <w:i/>
        <w:sz w:val="20"/>
        <w:szCs w:val="20"/>
        <w:rPrChange w:id="3546" w:author="Alberto Herrán González" w:date="2018-03-31T13:05:00Z">
          <w:rPr/>
        </w:rPrChange>
      </w:rPr>
    </w:pPr>
    <w:r w:rsidRPr="009F1D2F">
      <w:rPr>
        <w:rFonts w:ascii="Century Gothic" w:hAnsi="Century Gothic" w:cs="Arial"/>
        <w:i/>
        <w:noProof/>
        <w:sz w:val="20"/>
        <w:szCs w:val="20"/>
        <w:lang w:eastAsia="es-ES"/>
        <w:rPrChange w:id="3547"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548" w:author="Alberto Herrán González" w:date="2018-03-31T13:08:00Z">
      <w:r w:rsidRPr="009F1D2F" w:rsidDel="009F1D2F">
        <w:rPr>
          <w:rStyle w:val="LetranormalTFGCar"/>
          <w:rFonts w:cs="Arial"/>
          <w:i/>
          <w:sz w:val="20"/>
          <w:szCs w:val="20"/>
          <w:rPrChange w:id="3549"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550" w:author="Alberto Herrán González" w:date="2018-03-31T13:05:00Z">
            <w:rPr>
              <w:rFonts w:ascii="Arial" w:hAnsi="Arial" w:cs="Arial"/>
            </w:rPr>
          </w:rPrChange>
        </w:rPr>
        <w:delText xml:space="preserve"> de un robot sigue líneas</w:delText>
      </w:r>
    </w:del>
    <w:ins w:id="3551"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840AFB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298E"/>
    <w:rsid w:val="00023205"/>
    <w:rsid w:val="00025034"/>
    <w:rsid w:val="00025C47"/>
    <w:rsid w:val="00034875"/>
    <w:rsid w:val="00042EC2"/>
    <w:rsid w:val="000475C7"/>
    <w:rsid w:val="00047849"/>
    <w:rsid w:val="00051FDF"/>
    <w:rsid w:val="0005392A"/>
    <w:rsid w:val="000566DB"/>
    <w:rsid w:val="00080F53"/>
    <w:rsid w:val="000918FD"/>
    <w:rsid w:val="000964D9"/>
    <w:rsid w:val="00097F18"/>
    <w:rsid w:val="000A657E"/>
    <w:rsid w:val="000B21A2"/>
    <w:rsid w:val="000C0743"/>
    <w:rsid w:val="000C07E8"/>
    <w:rsid w:val="000C5FC6"/>
    <w:rsid w:val="000C73CA"/>
    <w:rsid w:val="000D13C1"/>
    <w:rsid w:val="000D2CD2"/>
    <w:rsid w:val="000E50BF"/>
    <w:rsid w:val="000F24C0"/>
    <w:rsid w:val="000F300C"/>
    <w:rsid w:val="000F6EB0"/>
    <w:rsid w:val="00100523"/>
    <w:rsid w:val="00101FFE"/>
    <w:rsid w:val="0010518A"/>
    <w:rsid w:val="00106D3E"/>
    <w:rsid w:val="0011153B"/>
    <w:rsid w:val="00115ED8"/>
    <w:rsid w:val="00130559"/>
    <w:rsid w:val="001309FF"/>
    <w:rsid w:val="00135BDC"/>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5FF7"/>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6BBC"/>
    <w:rsid w:val="003570ED"/>
    <w:rsid w:val="00357BB9"/>
    <w:rsid w:val="0036635E"/>
    <w:rsid w:val="00373585"/>
    <w:rsid w:val="003736CF"/>
    <w:rsid w:val="00377B20"/>
    <w:rsid w:val="003805F6"/>
    <w:rsid w:val="003908D9"/>
    <w:rsid w:val="003A3898"/>
    <w:rsid w:val="003B1B09"/>
    <w:rsid w:val="003B347E"/>
    <w:rsid w:val="003B7784"/>
    <w:rsid w:val="003C3A05"/>
    <w:rsid w:val="003C53B7"/>
    <w:rsid w:val="003C5DC4"/>
    <w:rsid w:val="003C7189"/>
    <w:rsid w:val="003C7AA1"/>
    <w:rsid w:val="003D1245"/>
    <w:rsid w:val="003E2C73"/>
    <w:rsid w:val="003E43F6"/>
    <w:rsid w:val="003E5815"/>
    <w:rsid w:val="003E7F06"/>
    <w:rsid w:val="003F0A4A"/>
    <w:rsid w:val="003F22D4"/>
    <w:rsid w:val="003F5DD6"/>
    <w:rsid w:val="0040696D"/>
    <w:rsid w:val="00414E34"/>
    <w:rsid w:val="0041739B"/>
    <w:rsid w:val="004208B7"/>
    <w:rsid w:val="004219FD"/>
    <w:rsid w:val="004266DA"/>
    <w:rsid w:val="004322BD"/>
    <w:rsid w:val="00433DC6"/>
    <w:rsid w:val="00433E02"/>
    <w:rsid w:val="00444B8D"/>
    <w:rsid w:val="0045644B"/>
    <w:rsid w:val="004571B0"/>
    <w:rsid w:val="0046288A"/>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3259A"/>
    <w:rsid w:val="00540C1D"/>
    <w:rsid w:val="0054578B"/>
    <w:rsid w:val="005458C3"/>
    <w:rsid w:val="00545E7A"/>
    <w:rsid w:val="00547825"/>
    <w:rsid w:val="00550519"/>
    <w:rsid w:val="00553DD8"/>
    <w:rsid w:val="00557732"/>
    <w:rsid w:val="00557A5F"/>
    <w:rsid w:val="00557AEA"/>
    <w:rsid w:val="00560F5C"/>
    <w:rsid w:val="00565FA6"/>
    <w:rsid w:val="005761F9"/>
    <w:rsid w:val="00576882"/>
    <w:rsid w:val="00576A92"/>
    <w:rsid w:val="00577EBA"/>
    <w:rsid w:val="00580636"/>
    <w:rsid w:val="00584FB9"/>
    <w:rsid w:val="005855EB"/>
    <w:rsid w:val="00585D74"/>
    <w:rsid w:val="005872DA"/>
    <w:rsid w:val="00590282"/>
    <w:rsid w:val="00597314"/>
    <w:rsid w:val="005A31E1"/>
    <w:rsid w:val="005B33E2"/>
    <w:rsid w:val="005C03CA"/>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6B76"/>
    <w:rsid w:val="0065730A"/>
    <w:rsid w:val="0065793C"/>
    <w:rsid w:val="00667A19"/>
    <w:rsid w:val="00675C8A"/>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5830"/>
    <w:rsid w:val="00712DBD"/>
    <w:rsid w:val="007168C9"/>
    <w:rsid w:val="007174D3"/>
    <w:rsid w:val="00720FAE"/>
    <w:rsid w:val="00722854"/>
    <w:rsid w:val="0073439B"/>
    <w:rsid w:val="007345E9"/>
    <w:rsid w:val="00734822"/>
    <w:rsid w:val="00734A81"/>
    <w:rsid w:val="0073504B"/>
    <w:rsid w:val="00735B3A"/>
    <w:rsid w:val="007377EC"/>
    <w:rsid w:val="00744755"/>
    <w:rsid w:val="00750C5B"/>
    <w:rsid w:val="00750F76"/>
    <w:rsid w:val="007547FE"/>
    <w:rsid w:val="00756FAC"/>
    <w:rsid w:val="00781EFB"/>
    <w:rsid w:val="00785CBE"/>
    <w:rsid w:val="007875D8"/>
    <w:rsid w:val="00796ED2"/>
    <w:rsid w:val="007B1AFD"/>
    <w:rsid w:val="007B2A4F"/>
    <w:rsid w:val="007B343F"/>
    <w:rsid w:val="007B34DD"/>
    <w:rsid w:val="007B6749"/>
    <w:rsid w:val="007C0912"/>
    <w:rsid w:val="007D3477"/>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27736"/>
    <w:rsid w:val="0083306C"/>
    <w:rsid w:val="00834C01"/>
    <w:rsid w:val="00841CE1"/>
    <w:rsid w:val="00845191"/>
    <w:rsid w:val="00847F23"/>
    <w:rsid w:val="008522DC"/>
    <w:rsid w:val="008531E6"/>
    <w:rsid w:val="00854E92"/>
    <w:rsid w:val="00857088"/>
    <w:rsid w:val="00861F10"/>
    <w:rsid w:val="00867A51"/>
    <w:rsid w:val="00876935"/>
    <w:rsid w:val="008821EF"/>
    <w:rsid w:val="008867AE"/>
    <w:rsid w:val="00890198"/>
    <w:rsid w:val="00892A04"/>
    <w:rsid w:val="00897E2F"/>
    <w:rsid w:val="008A1F62"/>
    <w:rsid w:val="008A2E39"/>
    <w:rsid w:val="008A47C6"/>
    <w:rsid w:val="008B2A86"/>
    <w:rsid w:val="008C0320"/>
    <w:rsid w:val="008C1793"/>
    <w:rsid w:val="008C2F45"/>
    <w:rsid w:val="008D36AC"/>
    <w:rsid w:val="008D373D"/>
    <w:rsid w:val="008D6055"/>
    <w:rsid w:val="008E1889"/>
    <w:rsid w:val="008E3C40"/>
    <w:rsid w:val="008E6C17"/>
    <w:rsid w:val="008E7C45"/>
    <w:rsid w:val="0090142A"/>
    <w:rsid w:val="00902C0D"/>
    <w:rsid w:val="00903111"/>
    <w:rsid w:val="00905DDA"/>
    <w:rsid w:val="00911EEA"/>
    <w:rsid w:val="009122CB"/>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A00B90"/>
    <w:rsid w:val="00A0674C"/>
    <w:rsid w:val="00A069F5"/>
    <w:rsid w:val="00A139E8"/>
    <w:rsid w:val="00A15402"/>
    <w:rsid w:val="00A21FC0"/>
    <w:rsid w:val="00A234F7"/>
    <w:rsid w:val="00A240FE"/>
    <w:rsid w:val="00A274EE"/>
    <w:rsid w:val="00A27F84"/>
    <w:rsid w:val="00A33DFF"/>
    <w:rsid w:val="00A36994"/>
    <w:rsid w:val="00A47960"/>
    <w:rsid w:val="00A47CBE"/>
    <w:rsid w:val="00A52BFA"/>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D400A"/>
    <w:rsid w:val="00AD44CB"/>
    <w:rsid w:val="00AD5F04"/>
    <w:rsid w:val="00AF1266"/>
    <w:rsid w:val="00AF6C0E"/>
    <w:rsid w:val="00B04B5E"/>
    <w:rsid w:val="00B0762B"/>
    <w:rsid w:val="00B12B71"/>
    <w:rsid w:val="00B20972"/>
    <w:rsid w:val="00B27E8A"/>
    <w:rsid w:val="00B33388"/>
    <w:rsid w:val="00B350E3"/>
    <w:rsid w:val="00B51168"/>
    <w:rsid w:val="00B52B4A"/>
    <w:rsid w:val="00B63CE6"/>
    <w:rsid w:val="00B6543A"/>
    <w:rsid w:val="00B728D7"/>
    <w:rsid w:val="00B802AC"/>
    <w:rsid w:val="00B802F7"/>
    <w:rsid w:val="00B8302A"/>
    <w:rsid w:val="00B8549C"/>
    <w:rsid w:val="00B854FF"/>
    <w:rsid w:val="00B87C65"/>
    <w:rsid w:val="00B9255C"/>
    <w:rsid w:val="00B939AB"/>
    <w:rsid w:val="00BA1BAF"/>
    <w:rsid w:val="00BA2384"/>
    <w:rsid w:val="00BA5D1E"/>
    <w:rsid w:val="00BB37CA"/>
    <w:rsid w:val="00BB3B35"/>
    <w:rsid w:val="00BB472A"/>
    <w:rsid w:val="00BC11EF"/>
    <w:rsid w:val="00BC2C9D"/>
    <w:rsid w:val="00BC3217"/>
    <w:rsid w:val="00BC3346"/>
    <w:rsid w:val="00BD0678"/>
    <w:rsid w:val="00BD6783"/>
    <w:rsid w:val="00BE1911"/>
    <w:rsid w:val="00BE24E5"/>
    <w:rsid w:val="00BE7DC7"/>
    <w:rsid w:val="00BF0E59"/>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A12DA"/>
    <w:rsid w:val="00CA1904"/>
    <w:rsid w:val="00CA26A8"/>
    <w:rsid w:val="00CA42B4"/>
    <w:rsid w:val="00CA7BCB"/>
    <w:rsid w:val="00CB0DFB"/>
    <w:rsid w:val="00CB24FD"/>
    <w:rsid w:val="00CB277A"/>
    <w:rsid w:val="00CB554E"/>
    <w:rsid w:val="00CB6ABB"/>
    <w:rsid w:val="00CB6C0D"/>
    <w:rsid w:val="00CC0B0C"/>
    <w:rsid w:val="00CC2599"/>
    <w:rsid w:val="00CC7F6F"/>
    <w:rsid w:val="00CD0633"/>
    <w:rsid w:val="00CD2D27"/>
    <w:rsid w:val="00CD4832"/>
    <w:rsid w:val="00CD5EFD"/>
    <w:rsid w:val="00CE0162"/>
    <w:rsid w:val="00CF177E"/>
    <w:rsid w:val="00CF433A"/>
    <w:rsid w:val="00D01165"/>
    <w:rsid w:val="00D02998"/>
    <w:rsid w:val="00D0730B"/>
    <w:rsid w:val="00D125A6"/>
    <w:rsid w:val="00D12EA7"/>
    <w:rsid w:val="00D17365"/>
    <w:rsid w:val="00D261C1"/>
    <w:rsid w:val="00D271F1"/>
    <w:rsid w:val="00D37AC3"/>
    <w:rsid w:val="00D472DD"/>
    <w:rsid w:val="00D6414E"/>
    <w:rsid w:val="00D64CF7"/>
    <w:rsid w:val="00D6518F"/>
    <w:rsid w:val="00D70560"/>
    <w:rsid w:val="00D75CCB"/>
    <w:rsid w:val="00D760C0"/>
    <w:rsid w:val="00D76BCA"/>
    <w:rsid w:val="00D8362B"/>
    <w:rsid w:val="00D86CB9"/>
    <w:rsid w:val="00D86ED4"/>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4431"/>
    <w:rsid w:val="00E0620C"/>
    <w:rsid w:val="00E26080"/>
    <w:rsid w:val="00E273EC"/>
    <w:rsid w:val="00E412F2"/>
    <w:rsid w:val="00E418CC"/>
    <w:rsid w:val="00E41B98"/>
    <w:rsid w:val="00E4765F"/>
    <w:rsid w:val="00E62661"/>
    <w:rsid w:val="00E62BCE"/>
    <w:rsid w:val="00E652DB"/>
    <w:rsid w:val="00E653CC"/>
    <w:rsid w:val="00E6562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C25CB0"/>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Change w:id="0" w:author="Alberto Herrán González" w:date="2018-03-31T12:50:00Z">
        <w:pPr>
          <w:keepNext/>
          <w:keepLines/>
          <w:spacing w:before="240" w:line="259" w:lineRule="auto"/>
          <w:jc w:val="both"/>
          <w:outlineLvl w:val="0"/>
        </w:pPr>
      </w:pPrChange>
    </w:pPr>
    <w:rPr>
      <w:rFonts w:ascii="Century Gothic" w:hAnsi="Century Gothic"/>
      <w:b/>
      <w:color w:val="auto"/>
      <w:sz w:val="40"/>
      <w:rPrChange w:id="0" w:author="Alberto Herrán González" w:date="2018-03-31T12:50:00Z">
        <w:rPr>
          <w:rFonts w:ascii="Century Gothic" w:eastAsiaTheme="majorEastAsia" w:hAnsi="Century Gothic" w:cstheme="majorBidi"/>
          <w:b/>
          <w:sz w:val="40"/>
          <w:szCs w:val="32"/>
          <w:lang w:val="es-ES" w:eastAsia="en-US" w:bidi="ar-SA"/>
        </w:rPr>
      </w:rPrChange>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Change w:id="1" w:author="Alberto Herrán González" w:date="2018-03-31T12:53:00Z">
        <w:pPr>
          <w:keepNext/>
          <w:keepLines/>
          <w:spacing w:before="240" w:line="259" w:lineRule="auto"/>
          <w:jc w:val="both"/>
          <w:outlineLvl w:val="0"/>
        </w:pPr>
      </w:pPrChange>
    </w:pPr>
    <w:rPr>
      <w:sz w:val="32"/>
      <w:rPrChange w:id="1" w:author="Alberto Herrán González" w:date="2018-03-31T12:53:00Z">
        <w:rPr>
          <w:rFonts w:ascii="Century Gothic" w:eastAsiaTheme="majorEastAsia" w:hAnsi="Century Gothic" w:cstheme="majorBidi"/>
          <w:sz w:val="36"/>
          <w:szCs w:val="32"/>
          <w:lang w:val="es-ES" w:eastAsia="en-US" w:bidi="ar-SA"/>
        </w:rPr>
      </w:rPrChange>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table" w:styleId="Tabladecuadrcula3">
    <w:name w:val="Grid Table 3"/>
    <w:basedOn w:val="Tablanormal"/>
    <w:uiPriority w:val="48"/>
    <w:rsid w:val="008277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8277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sutil2">
    <w:name w:val="Table Subtle 2"/>
    <w:basedOn w:val="Tablanormal"/>
    <w:uiPriority w:val="99"/>
    <w:rsid w:val="0082773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6F55E-B021-4FCE-8A29-354ACF1E8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5722</TotalTime>
  <Pages>25</Pages>
  <Words>9038</Words>
  <Characters>49715</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429</cp:revision>
  <dcterms:created xsi:type="dcterms:W3CDTF">2017-06-28T08:41:00Z</dcterms:created>
  <dcterms:modified xsi:type="dcterms:W3CDTF">2018-06-03T19:17:00Z</dcterms:modified>
</cp:coreProperties>
</file>